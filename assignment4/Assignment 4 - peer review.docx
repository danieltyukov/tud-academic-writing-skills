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E36D0" w14:textId="77777777" w:rsidR="000F6488" w:rsidRDefault="000F6488" w:rsidP="000F6488">
      <w:pPr>
        <w:pStyle w:val="ListParagraph"/>
        <w:ind w:left="0"/>
        <w:jc w:val="both"/>
        <w:rPr>
          <w:rFonts w:ascii="Arial" w:hAnsi="Arial" w:cs="Arial"/>
          <w:sz w:val="20"/>
        </w:rPr>
      </w:pPr>
    </w:p>
    <w:p w14:paraId="54351645" w14:textId="407C9DA4" w:rsidR="00CB5816" w:rsidRPr="00CB5816" w:rsidRDefault="00CB5816" w:rsidP="00CB5816">
      <w:pPr>
        <w:spacing w:line="259" w:lineRule="auto"/>
        <w:rPr>
          <w:rFonts w:ascii="Calibri" w:eastAsia="Calibri" w:hAnsi="Calibri"/>
          <w:b/>
          <w:sz w:val="32"/>
          <w:szCs w:val="22"/>
        </w:rPr>
      </w:pPr>
      <w:r w:rsidRPr="00CB5816">
        <w:rPr>
          <w:rFonts w:ascii="Calibri" w:eastAsia="Calibri" w:hAnsi="Calibri"/>
          <w:b/>
          <w:sz w:val="32"/>
          <w:szCs w:val="22"/>
        </w:rPr>
        <w:t xml:space="preserve">Assignment </w:t>
      </w:r>
      <w:r w:rsidR="008F0E00">
        <w:rPr>
          <w:rFonts w:ascii="Calibri" w:eastAsia="Calibri" w:hAnsi="Calibri"/>
          <w:b/>
          <w:sz w:val="32"/>
          <w:szCs w:val="22"/>
        </w:rPr>
        <w:t>4</w:t>
      </w:r>
      <w:r w:rsidRPr="00CB5816">
        <w:rPr>
          <w:rFonts w:ascii="Calibri" w:eastAsia="Calibri" w:hAnsi="Calibri"/>
          <w:b/>
          <w:sz w:val="32"/>
          <w:szCs w:val="22"/>
        </w:rPr>
        <w:t>: Peer review</w:t>
      </w:r>
    </w:p>
    <w:p w14:paraId="21D435DD" w14:textId="43BAB8A9" w:rsidR="00CB5816" w:rsidRDefault="00CB5816" w:rsidP="00CB5816">
      <w:pPr>
        <w:spacing w:line="259" w:lineRule="auto"/>
        <w:rPr>
          <w:rFonts w:ascii="Calibri" w:eastAsia="Calibri" w:hAnsi="Calibri"/>
          <w:sz w:val="22"/>
          <w:szCs w:val="22"/>
        </w:rPr>
      </w:pPr>
    </w:p>
    <w:p w14:paraId="6D4B0D19" w14:textId="66E09FDA" w:rsidR="00CB5816" w:rsidRDefault="00CB5816" w:rsidP="00CB5816">
      <w:pPr>
        <w:spacing w:line="259" w:lineRule="auto"/>
        <w:rPr>
          <w:rFonts w:ascii="Calibri" w:eastAsia="Calibri" w:hAnsi="Calibri"/>
          <w:sz w:val="22"/>
          <w:szCs w:val="22"/>
        </w:rPr>
      </w:pPr>
      <w:r w:rsidRPr="00CB5816">
        <w:rPr>
          <w:rFonts w:ascii="Calibri" w:eastAsia="Calibri" w:hAnsi="Calibri"/>
          <w:b/>
          <w:i/>
          <w:sz w:val="22"/>
          <w:szCs w:val="22"/>
        </w:rPr>
        <w:t>Instructions</w:t>
      </w:r>
    </w:p>
    <w:p w14:paraId="11426A19" w14:textId="2B3B3497" w:rsidR="00CB5816" w:rsidRDefault="00CB5816" w:rsidP="00CB5816">
      <w:pPr>
        <w:spacing w:line="259" w:lineRule="auto"/>
        <w:rPr>
          <w:rFonts w:ascii="Calibri" w:eastAsia="Calibri" w:hAnsi="Calibri"/>
          <w:sz w:val="22"/>
          <w:szCs w:val="22"/>
        </w:rPr>
      </w:pPr>
      <w:r>
        <w:rPr>
          <w:rFonts w:ascii="Calibri" w:eastAsia="Calibri" w:hAnsi="Calibri"/>
          <w:sz w:val="22"/>
          <w:szCs w:val="22"/>
        </w:rPr>
        <w:t xml:space="preserve">Write an individual peer review about the </w:t>
      </w:r>
      <w:r w:rsidR="00E51161">
        <w:rPr>
          <w:rFonts w:ascii="Calibri" w:eastAsia="Calibri" w:hAnsi="Calibri"/>
          <w:sz w:val="22"/>
          <w:szCs w:val="22"/>
        </w:rPr>
        <w:t xml:space="preserve">draft version of another </w:t>
      </w:r>
      <w:r w:rsidR="008004FD">
        <w:rPr>
          <w:rFonts w:ascii="Calibri" w:eastAsia="Calibri" w:hAnsi="Calibri"/>
          <w:sz w:val="22"/>
          <w:szCs w:val="22"/>
        </w:rPr>
        <w:t>group</w:t>
      </w:r>
      <w:r>
        <w:rPr>
          <w:rFonts w:ascii="Calibri" w:eastAsia="Calibri" w:hAnsi="Calibri"/>
          <w:sz w:val="22"/>
          <w:szCs w:val="22"/>
        </w:rPr>
        <w:t>. Follow the steps below:</w:t>
      </w:r>
    </w:p>
    <w:p w14:paraId="6FA0F1FF" w14:textId="28859819" w:rsidR="000F6488" w:rsidRDefault="008F0E00" w:rsidP="000F6488">
      <w:pPr>
        <w:pStyle w:val="ListParagraph"/>
        <w:numPr>
          <w:ilvl w:val="0"/>
          <w:numId w:val="29"/>
        </w:numPr>
        <w:spacing w:line="259" w:lineRule="auto"/>
        <w:rPr>
          <w:rFonts w:ascii="Calibri" w:eastAsia="Calibri" w:hAnsi="Calibri"/>
          <w:sz w:val="22"/>
          <w:szCs w:val="22"/>
        </w:rPr>
      </w:pPr>
      <w:r>
        <w:rPr>
          <w:rFonts w:ascii="Calibri" w:eastAsia="Calibri" w:hAnsi="Calibri"/>
          <w:sz w:val="22"/>
          <w:szCs w:val="22"/>
        </w:rPr>
        <w:t>P</w:t>
      </w:r>
      <w:r w:rsidR="000F6488" w:rsidRPr="000F6488">
        <w:rPr>
          <w:rFonts w:ascii="Calibri" w:eastAsia="Calibri" w:hAnsi="Calibri"/>
          <w:sz w:val="22"/>
          <w:szCs w:val="22"/>
        </w:rPr>
        <w:t xml:space="preserve">rovide feedback on the criteria specified in 2. </w:t>
      </w:r>
      <w:r w:rsidR="000F6488" w:rsidRPr="00CA5D8D">
        <w:rPr>
          <w:rFonts w:ascii="Calibri" w:eastAsia="Calibri" w:hAnsi="Calibri"/>
          <w:sz w:val="22"/>
          <w:szCs w:val="22"/>
        </w:rPr>
        <w:t>Checklist</w:t>
      </w:r>
      <w:r w:rsidR="00CB5816" w:rsidRPr="00CA5D8D">
        <w:rPr>
          <w:rFonts w:ascii="Calibri" w:eastAsia="Calibri" w:hAnsi="Calibri"/>
          <w:sz w:val="22"/>
          <w:szCs w:val="22"/>
        </w:rPr>
        <w:t xml:space="preserve"> (</w:t>
      </w:r>
      <w:r w:rsidR="00CB5816">
        <w:rPr>
          <w:rFonts w:ascii="Calibri" w:eastAsia="Calibri" w:hAnsi="Calibri"/>
          <w:sz w:val="22"/>
          <w:szCs w:val="22"/>
        </w:rPr>
        <w:t xml:space="preserve">page </w:t>
      </w:r>
      <w:r>
        <w:rPr>
          <w:rFonts w:ascii="Calibri" w:eastAsia="Calibri" w:hAnsi="Calibri"/>
          <w:sz w:val="22"/>
          <w:szCs w:val="22"/>
        </w:rPr>
        <w:t>2</w:t>
      </w:r>
      <w:r w:rsidR="00CB5816">
        <w:rPr>
          <w:rFonts w:ascii="Calibri" w:eastAsia="Calibri" w:hAnsi="Calibri"/>
          <w:sz w:val="22"/>
          <w:szCs w:val="22"/>
        </w:rPr>
        <w:t>);</w:t>
      </w:r>
    </w:p>
    <w:p w14:paraId="1CED480F" w14:textId="112693DF" w:rsidR="00CA5D8D" w:rsidRDefault="00CA5D8D" w:rsidP="00CA5D8D">
      <w:pPr>
        <w:pStyle w:val="ListParagraph"/>
        <w:numPr>
          <w:ilvl w:val="0"/>
          <w:numId w:val="39"/>
        </w:numPr>
        <w:spacing w:line="259" w:lineRule="auto"/>
        <w:rPr>
          <w:rFonts w:ascii="Calibri" w:eastAsia="Calibri" w:hAnsi="Calibri"/>
          <w:sz w:val="22"/>
          <w:szCs w:val="22"/>
        </w:rPr>
      </w:pPr>
      <w:r w:rsidRPr="00CA5D8D">
        <w:rPr>
          <w:rFonts w:ascii="Calibri" w:eastAsia="Calibri" w:hAnsi="Calibri"/>
          <w:sz w:val="22"/>
          <w:szCs w:val="22"/>
        </w:rPr>
        <w:t>Label</w:t>
      </w:r>
      <w:r>
        <w:rPr>
          <w:rFonts w:ascii="Calibri" w:eastAsia="Calibri" w:hAnsi="Calibri"/>
          <w:sz w:val="22"/>
          <w:szCs w:val="22"/>
        </w:rPr>
        <w:t xml:space="preserve"> this document</w:t>
      </w:r>
      <w:r w:rsidRPr="00CA5D8D">
        <w:rPr>
          <w:rFonts w:ascii="Calibri" w:eastAsia="Calibri" w:hAnsi="Calibri"/>
          <w:sz w:val="22"/>
          <w:szCs w:val="22"/>
        </w:rPr>
        <w:t xml:space="preserve"> as ‘Checklist for group x.x by [your name]’</w:t>
      </w:r>
    </w:p>
    <w:p w14:paraId="5A0584D4" w14:textId="212A94DE" w:rsidR="00CB5816" w:rsidRDefault="00CB5816" w:rsidP="000F6488">
      <w:pPr>
        <w:pStyle w:val="ListParagraph"/>
        <w:numPr>
          <w:ilvl w:val="0"/>
          <w:numId w:val="29"/>
        </w:numPr>
        <w:spacing w:line="259" w:lineRule="auto"/>
        <w:rPr>
          <w:rFonts w:ascii="Calibri" w:eastAsia="Calibri" w:hAnsi="Calibri"/>
          <w:sz w:val="22"/>
          <w:szCs w:val="22"/>
        </w:rPr>
      </w:pPr>
      <w:r>
        <w:rPr>
          <w:rFonts w:ascii="Calibri" w:eastAsia="Calibri" w:hAnsi="Calibri"/>
          <w:sz w:val="22"/>
          <w:szCs w:val="22"/>
        </w:rPr>
        <w:t>If you want, you can also make in-text comments in the article you have to review;</w:t>
      </w:r>
    </w:p>
    <w:p w14:paraId="6EE1EDEF" w14:textId="07F9C4AC" w:rsidR="00CA5D8D" w:rsidRPr="00CA5D8D" w:rsidRDefault="00CA5D8D" w:rsidP="00CA5D8D">
      <w:pPr>
        <w:pStyle w:val="ListParagraph"/>
        <w:numPr>
          <w:ilvl w:val="0"/>
          <w:numId w:val="39"/>
        </w:numPr>
        <w:spacing w:line="259" w:lineRule="auto"/>
        <w:rPr>
          <w:rFonts w:ascii="Calibri" w:eastAsia="Calibri" w:hAnsi="Calibri"/>
          <w:sz w:val="22"/>
          <w:szCs w:val="22"/>
        </w:rPr>
      </w:pPr>
      <w:r>
        <w:rPr>
          <w:rFonts w:ascii="Calibri" w:eastAsia="Calibri" w:hAnsi="Calibri"/>
          <w:sz w:val="22"/>
          <w:szCs w:val="22"/>
        </w:rPr>
        <w:t>Label this document as ‘</w:t>
      </w:r>
      <w:r w:rsidRPr="00CA5D8D">
        <w:rPr>
          <w:rFonts w:ascii="Calibri" w:eastAsia="Calibri" w:hAnsi="Calibri"/>
          <w:sz w:val="22"/>
          <w:szCs w:val="22"/>
        </w:rPr>
        <w:t>In-text feedback for group x.x by [your name]</w:t>
      </w:r>
      <w:r>
        <w:rPr>
          <w:rFonts w:ascii="Calibri" w:eastAsia="Calibri" w:hAnsi="Calibri"/>
          <w:sz w:val="22"/>
          <w:szCs w:val="22"/>
        </w:rPr>
        <w:t>’</w:t>
      </w:r>
    </w:p>
    <w:p w14:paraId="7EED9FBC" w14:textId="712EC55D" w:rsidR="00CB5816" w:rsidRDefault="00CB5816" w:rsidP="000F6488">
      <w:pPr>
        <w:pStyle w:val="ListParagraph"/>
        <w:numPr>
          <w:ilvl w:val="0"/>
          <w:numId w:val="29"/>
        </w:numPr>
        <w:spacing w:line="259" w:lineRule="auto"/>
        <w:rPr>
          <w:rFonts w:ascii="Calibri" w:eastAsia="Calibri" w:hAnsi="Calibri"/>
          <w:sz w:val="22"/>
          <w:szCs w:val="22"/>
        </w:rPr>
      </w:pPr>
      <w:r>
        <w:rPr>
          <w:rFonts w:ascii="Calibri" w:eastAsia="Calibri" w:hAnsi="Calibri"/>
          <w:sz w:val="22"/>
          <w:szCs w:val="22"/>
        </w:rPr>
        <w:t xml:space="preserve">Submit your </w:t>
      </w:r>
      <w:r w:rsidR="00CA5D8D">
        <w:rPr>
          <w:rFonts w:ascii="Calibri" w:eastAsia="Calibri" w:hAnsi="Calibri"/>
          <w:sz w:val="22"/>
          <w:szCs w:val="22"/>
        </w:rPr>
        <w:t>documents twice</w:t>
      </w:r>
      <w:r>
        <w:rPr>
          <w:rFonts w:ascii="Calibri" w:eastAsia="Calibri" w:hAnsi="Calibri"/>
          <w:sz w:val="22"/>
          <w:szCs w:val="22"/>
        </w:rPr>
        <w:t xml:space="preserve"> </w:t>
      </w:r>
      <w:r w:rsidR="0034671C">
        <w:rPr>
          <w:rFonts w:ascii="Calibri" w:eastAsia="Calibri" w:hAnsi="Calibri"/>
          <w:sz w:val="22"/>
          <w:szCs w:val="22"/>
        </w:rPr>
        <w:t xml:space="preserve">to </w:t>
      </w:r>
      <w:r>
        <w:rPr>
          <w:rFonts w:ascii="Calibri" w:eastAsia="Calibri" w:hAnsi="Calibri"/>
          <w:sz w:val="22"/>
          <w:szCs w:val="22"/>
        </w:rPr>
        <w:t>Brightspace</w:t>
      </w:r>
      <w:r w:rsidR="00C30061">
        <w:rPr>
          <w:rFonts w:ascii="Calibri" w:eastAsia="Calibri" w:hAnsi="Calibri"/>
          <w:sz w:val="22"/>
          <w:szCs w:val="22"/>
        </w:rPr>
        <w:t xml:space="preserve"> (see instructions in Assignment 4)</w:t>
      </w:r>
      <w:r w:rsidR="00CA5D8D">
        <w:rPr>
          <w:rFonts w:ascii="Calibri" w:eastAsia="Calibri" w:hAnsi="Calibri"/>
          <w:sz w:val="22"/>
          <w:szCs w:val="22"/>
        </w:rPr>
        <w:t>:</w:t>
      </w:r>
    </w:p>
    <w:p w14:paraId="792FC35C" w14:textId="0C1AD645" w:rsidR="00CA5D8D" w:rsidRPr="00CA5D8D" w:rsidRDefault="00CA5D8D" w:rsidP="00CA5D8D">
      <w:pPr>
        <w:pStyle w:val="ListParagraph"/>
        <w:numPr>
          <w:ilvl w:val="1"/>
          <w:numId w:val="29"/>
        </w:numPr>
        <w:spacing w:line="259" w:lineRule="auto"/>
        <w:rPr>
          <w:rFonts w:ascii="Calibri" w:eastAsia="Calibri" w:hAnsi="Calibri"/>
          <w:sz w:val="22"/>
          <w:szCs w:val="22"/>
        </w:rPr>
      </w:pPr>
      <w:r>
        <w:rPr>
          <w:rFonts w:ascii="Calibri" w:eastAsia="Calibri" w:hAnsi="Calibri"/>
          <w:sz w:val="22"/>
          <w:szCs w:val="22"/>
        </w:rPr>
        <w:t xml:space="preserve">In Assignments </w:t>
      </w:r>
    </w:p>
    <w:p w14:paraId="25C4DE7C" w14:textId="74E0F4FD" w:rsidR="00CA5D8D" w:rsidRDefault="00CA5D8D" w:rsidP="00CA5D8D">
      <w:pPr>
        <w:pStyle w:val="ListParagraph"/>
        <w:numPr>
          <w:ilvl w:val="1"/>
          <w:numId w:val="29"/>
        </w:numPr>
        <w:spacing w:line="259" w:lineRule="auto"/>
        <w:rPr>
          <w:rFonts w:ascii="Calibri" w:eastAsia="Calibri" w:hAnsi="Calibri"/>
          <w:sz w:val="22"/>
          <w:szCs w:val="22"/>
        </w:rPr>
      </w:pPr>
      <w:r>
        <w:rPr>
          <w:rFonts w:ascii="Calibri" w:eastAsia="Calibri" w:hAnsi="Calibri"/>
          <w:sz w:val="22"/>
          <w:szCs w:val="22"/>
        </w:rPr>
        <w:t>In the group locker of your lecture group</w:t>
      </w:r>
    </w:p>
    <w:p w14:paraId="28B4D8EF" w14:textId="77777777" w:rsidR="007F63BF" w:rsidRDefault="007F63BF" w:rsidP="007F63BF">
      <w:pPr>
        <w:spacing w:line="259" w:lineRule="auto"/>
        <w:rPr>
          <w:rFonts w:ascii="Calibri" w:eastAsia="Calibri" w:hAnsi="Calibri"/>
          <w:sz w:val="22"/>
          <w:szCs w:val="22"/>
        </w:rPr>
      </w:pPr>
    </w:p>
    <w:p w14:paraId="65D88C41" w14:textId="77777777" w:rsidR="00375457" w:rsidRPr="00375457" w:rsidRDefault="00375457" w:rsidP="00375457">
      <w:pPr>
        <w:spacing w:line="259" w:lineRule="auto"/>
        <w:rPr>
          <w:rFonts w:ascii="Calibri" w:eastAsia="Calibri" w:hAnsi="Calibri"/>
          <w:sz w:val="22"/>
          <w:szCs w:val="22"/>
        </w:rPr>
      </w:pPr>
      <w:r w:rsidRPr="00375457">
        <w:rPr>
          <w:rFonts w:ascii="Calibri" w:eastAsia="Calibri" w:hAnsi="Calibri"/>
          <w:sz w:val="22"/>
          <w:szCs w:val="22"/>
          <w:lang w:val="en-US"/>
        </w:rPr>
        <w:t>When you give peer feedback, please:</w:t>
      </w:r>
    </w:p>
    <w:p w14:paraId="3F898D3A" w14:textId="77777777" w:rsidR="00375457" w:rsidRPr="00375457" w:rsidRDefault="00375457" w:rsidP="008256F3">
      <w:pPr>
        <w:numPr>
          <w:ilvl w:val="0"/>
          <w:numId w:val="36"/>
        </w:numPr>
        <w:spacing w:line="259" w:lineRule="auto"/>
        <w:rPr>
          <w:rFonts w:ascii="Calibri" w:eastAsia="Calibri" w:hAnsi="Calibri"/>
          <w:sz w:val="22"/>
          <w:szCs w:val="22"/>
        </w:rPr>
      </w:pPr>
      <w:r w:rsidRPr="00375457">
        <w:rPr>
          <w:rFonts w:ascii="Calibri" w:eastAsia="Calibri" w:hAnsi="Calibri"/>
          <w:sz w:val="22"/>
          <w:szCs w:val="22"/>
        </w:rPr>
        <w:t>Provide comments on each section of the checklist.</w:t>
      </w:r>
    </w:p>
    <w:p w14:paraId="1AFBCE54" w14:textId="77777777" w:rsidR="00375457" w:rsidRPr="00375457" w:rsidRDefault="00375457" w:rsidP="008256F3">
      <w:pPr>
        <w:numPr>
          <w:ilvl w:val="0"/>
          <w:numId w:val="36"/>
        </w:numPr>
        <w:spacing w:line="259" w:lineRule="auto"/>
        <w:rPr>
          <w:rFonts w:ascii="Calibri" w:eastAsia="Calibri" w:hAnsi="Calibri"/>
          <w:sz w:val="22"/>
          <w:szCs w:val="22"/>
        </w:rPr>
      </w:pPr>
      <w:r w:rsidRPr="00375457">
        <w:rPr>
          <w:rFonts w:ascii="Calibri" w:eastAsia="Calibri" w:hAnsi="Calibri"/>
          <w:sz w:val="22"/>
          <w:szCs w:val="22"/>
          <w:lang w:val="en-US"/>
        </w:rPr>
        <w:t>Clearly state to which part of the text your comments relate.</w:t>
      </w:r>
    </w:p>
    <w:p w14:paraId="49272157" w14:textId="77777777" w:rsidR="00375457" w:rsidRPr="00375457" w:rsidRDefault="00375457" w:rsidP="008256F3">
      <w:pPr>
        <w:numPr>
          <w:ilvl w:val="0"/>
          <w:numId w:val="36"/>
        </w:numPr>
        <w:spacing w:line="259" w:lineRule="auto"/>
        <w:rPr>
          <w:rFonts w:ascii="Calibri" w:eastAsia="Calibri" w:hAnsi="Calibri"/>
          <w:sz w:val="22"/>
          <w:szCs w:val="22"/>
        </w:rPr>
      </w:pPr>
      <w:r w:rsidRPr="00375457">
        <w:rPr>
          <w:rFonts w:ascii="Calibri" w:eastAsia="Calibri" w:hAnsi="Calibri"/>
          <w:sz w:val="22"/>
          <w:szCs w:val="22"/>
          <w:lang w:val="en-US"/>
        </w:rPr>
        <w:t>If possible, suggest how you think the text could be improved or clearly state what you do not understand about the text.</w:t>
      </w:r>
    </w:p>
    <w:p w14:paraId="7D36E29D" w14:textId="77777777" w:rsidR="00375457" w:rsidRPr="00375457" w:rsidRDefault="00375457" w:rsidP="008256F3">
      <w:pPr>
        <w:numPr>
          <w:ilvl w:val="0"/>
          <w:numId w:val="36"/>
        </w:numPr>
        <w:spacing w:line="259" w:lineRule="auto"/>
        <w:rPr>
          <w:rFonts w:ascii="Calibri" w:eastAsia="Calibri" w:hAnsi="Calibri"/>
          <w:sz w:val="22"/>
          <w:szCs w:val="22"/>
        </w:rPr>
      </w:pPr>
      <w:r w:rsidRPr="00375457">
        <w:rPr>
          <w:rFonts w:ascii="Calibri" w:eastAsia="Calibri" w:hAnsi="Calibri"/>
          <w:sz w:val="22"/>
          <w:szCs w:val="22"/>
          <w:lang w:val="en-US"/>
        </w:rPr>
        <w:t xml:space="preserve">Clarify your comments by providing examples from the text. </w:t>
      </w:r>
    </w:p>
    <w:p w14:paraId="3DA0A356" w14:textId="77777777" w:rsidR="00375457" w:rsidRPr="00375457" w:rsidRDefault="00375457" w:rsidP="008256F3">
      <w:pPr>
        <w:numPr>
          <w:ilvl w:val="0"/>
          <w:numId w:val="36"/>
        </w:numPr>
        <w:spacing w:line="259" w:lineRule="auto"/>
        <w:rPr>
          <w:rFonts w:ascii="Calibri" w:eastAsia="Calibri" w:hAnsi="Calibri"/>
          <w:sz w:val="22"/>
          <w:szCs w:val="22"/>
        </w:rPr>
      </w:pPr>
      <w:r w:rsidRPr="00375457">
        <w:rPr>
          <w:rFonts w:ascii="Calibri" w:eastAsia="Calibri" w:hAnsi="Calibri"/>
          <w:sz w:val="22"/>
          <w:szCs w:val="22"/>
          <w:lang w:val="en-US"/>
        </w:rPr>
        <w:t xml:space="preserve">Do not focus too much on lower order concerns, such as spelling. If you see that someone has made many spelling errors, please point this out to them and maybe give two or three examples. </w:t>
      </w:r>
    </w:p>
    <w:p w14:paraId="56A6EF49" w14:textId="77777777" w:rsidR="00375457" w:rsidRPr="00632EE6" w:rsidRDefault="00375457" w:rsidP="008256F3">
      <w:pPr>
        <w:numPr>
          <w:ilvl w:val="0"/>
          <w:numId w:val="36"/>
        </w:numPr>
        <w:spacing w:line="259" w:lineRule="auto"/>
        <w:rPr>
          <w:rFonts w:ascii="Calibri" w:eastAsia="Calibri" w:hAnsi="Calibri"/>
          <w:sz w:val="22"/>
          <w:szCs w:val="22"/>
        </w:rPr>
      </w:pPr>
      <w:r w:rsidRPr="00375457">
        <w:rPr>
          <w:rFonts w:ascii="Calibri" w:eastAsia="Calibri" w:hAnsi="Calibri"/>
          <w:sz w:val="22"/>
          <w:szCs w:val="22"/>
          <w:lang w:val="en-US"/>
        </w:rPr>
        <w:t>Be respectful but clear in how you phrase the comment.</w:t>
      </w:r>
    </w:p>
    <w:p w14:paraId="1C576B0F" w14:textId="77777777" w:rsidR="00375457" w:rsidRDefault="00375457" w:rsidP="00632EE6">
      <w:pPr>
        <w:spacing w:line="259" w:lineRule="auto"/>
        <w:rPr>
          <w:rFonts w:ascii="Calibri" w:eastAsia="Calibri" w:hAnsi="Calibri"/>
          <w:sz w:val="22"/>
          <w:szCs w:val="22"/>
          <w:lang w:val="en-US"/>
        </w:rPr>
      </w:pPr>
    </w:p>
    <w:p w14:paraId="484E95B5" w14:textId="096E16DC" w:rsidR="00375457" w:rsidRPr="006B7B83" w:rsidRDefault="00632EE6" w:rsidP="00632EE6">
      <w:pPr>
        <w:spacing w:line="259" w:lineRule="auto"/>
        <w:rPr>
          <w:rFonts w:ascii="Calibri" w:eastAsia="Calibri" w:hAnsi="Calibri"/>
          <w:b/>
          <w:bCs/>
          <w:sz w:val="22"/>
          <w:szCs w:val="22"/>
          <w:lang w:val="en-US"/>
        </w:rPr>
      </w:pPr>
      <w:r w:rsidRPr="006B7B83">
        <w:rPr>
          <w:rFonts w:ascii="Calibri" w:eastAsia="Calibri" w:hAnsi="Calibri"/>
          <w:b/>
          <w:bCs/>
          <w:sz w:val="22"/>
          <w:szCs w:val="22"/>
          <w:lang w:val="en-US"/>
        </w:rPr>
        <w:t>Tips for effective reviewing</w:t>
      </w:r>
    </w:p>
    <w:p w14:paraId="33B5496D" w14:textId="77777777" w:rsidR="006B7B83" w:rsidRPr="006B7B83" w:rsidRDefault="006B7B83" w:rsidP="006B7B83">
      <w:pPr>
        <w:spacing w:line="259" w:lineRule="auto"/>
        <w:rPr>
          <w:rFonts w:ascii="Calibri" w:eastAsia="Calibri" w:hAnsi="Calibri"/>
          <w:sz w:val="22"/>
          <w:szCs w:val="22"/>
        </w:rPr>
      </w:pPr>
      <w:r w:rsidRPr="006B7B83">
        <w:rPr>
          <w:rFonts w:ascii="Calibri" w:eastAsia="Calibri" w:hAnsi="Calibri"/>
          <w:sz w:val="22"/>
          <w:szCs w:val="22"/>
        </w:rPr>
        <w:t>From research by Nelson and Schunn (2007), we know that it is very important for writers to understand the feedback they receive in order to process the remarks to improve the text. How can you make sure that your feedback suggestions are understandable? These four steps may help with that:</w:t>
      </w:r>
    </w:p>
    <w:p w14:paraId="4CCE9AF6" w14:textId="44E8B2B7" w:rsidR="006B7B83" w:rsidRPr="006B7B83" w:rsidRDefault="006B7B83" w:rsidP="006B7B83">
      <w:pPr>
        <w:pStyle w:val="ListParagraph"/>
        <w:numPr>
          <w:ilvl w:val="0"/>
          <w:numId w:val="37"/>
        </w:numPr>
        <w:spacing w:line="259" w:lineRule="auto"/>
        <w:rPr>
          <w:rFonts w:ascii="Calibri" w:eastAsia="Calibri" w:hAnsi="Calibri"/>
          <w:sz w:val="22"/>
          <w:szCs w:val="22"/>
        </w:rPr>
      </w:pPr>
      <w:r w:rsidRPr="006B7B83">
        <w:rPr>
          <w:rFonts w:ascii="Calibri" w:eastAsia="Calibri" w:hAnsi="Calibri"/>
          <w:sz w:val="22"/>
          <w:szCs w:val="22"/>
        </w:rPr>
        <w:t xml:space="preserve">Read the review </w:t>
      </w:r>
      <w:r w:rsidR="008F1331">
        <w:rPr>
          <w:rFonts w:ascii="Calibri" w:eastAsia="Calibri" w:hAnsi="Calibri"/>
          <w:sz w:val="22"/>
          <w:szCs w:val="22"/>
        </w:rPr>
        <w:t xml:space="preserve">checklist </w:t>
      </w:r>
      <w:r w:rsidRPr="006B7B83">
        <w:rPr>
          <w:rFonts w:ascii="Calibri" w:eastAsia="Calibri" w:hAnsi="Calibri"/>
          <w:sz w:val="22"/>
          <w:szCs w:val="22"/>
        </w:rPr>
        <w:t xml:space="preserve">and the text thoroughly. First read the </w:t>
      </w:r>
      <w:r w:rsidR="008F1331">
        <w:rPr>
          <w:rFonts w:ascii="Calibri" w:eastAsia="Calibri" w:hAnsi="Calibri"/>
          <w:sz w:val="22"/>
          <w:szCs w:val="22"/>
        </w:rPr>
        <w:t>instructions</w:t>
      </w:r>
      <w:r w:rsidRPr="006B7B83">
        <w:rPr>
          <w:rFonts w:ascii="Calibri" w:eastAsia="Calibri" w:hAnsi="Calibri"/>
          <w:sz w:val="22"/>
          <w:szCs w:val="22"/>
        </w:rPr>
        <w:t xml:space="preserve">, so that you know what to pay attention to in the text.  Then, read the text. First scan it, to get an idea of the structure, then start reading in more detail. </w:t>
      </w:r>
    </w:p>
    <w:p w14:paraId="2D1BAA55" w14:textId="4024CF2F" w:rsidR="006B7B83" w:rsidRPr="006B7B83" w:rsidRDefault="006B7B83" w:rsidP="006B7B83">
      <w:pPr>
        <w:pStyle w:val="ListParagraph"/>
        <w:numPr>
          <w:ilvl w:val="0"/>
          <w:numId w:val="37"/>
        </w:numPr>
        <w:spacing w:line="259" w:lineRule="auto"/>
        <w:rPr>
          <w:rFonts w:ascii="Calibri" w:eastAsia="Calibri" w:hAnsi="Calibri"/>
          <w:sz w:val="22"/>
          <w:szCs w:val="22"/>
        </w:rPr>
      </w:pPr>
      <w:r w:rsidRPr="006B7B83">
        <w:rPr>
          <w:rFonts w:ascii="Calibri" w:eastAsia="Calibri" w:hAnsi="Calibri"/>
          <w:sz w:val="22"/>
          <w:szCs w:val="22"/>
        </w:rPr>
        <w:t>When you write a peer review, you are often asked to first give a brief summary of the study at hand. That way, as reviewer you show that you have really read and understood the te</w:t>
      </w:r>
      <w:r w:rsidR="005E5B82">
        <w:rPr>
          <w:rFonts w:ascii="Calibri" w:eastAsia="Calibri" w:hAnsi="Calibri"/>
          <w:sz w:val="22"/>
          <w:szCs w:val="22"/>
        </w:rPr>
        <w:t>x</w:t>
      </w:r>
      <w:r w:rsidRPr="006B7B83">
        <w:rPr>
          <w:rFonts w:ascii="Calibri" w:eastAsia="Calibri" w:hAnsi="Calibri"/>
          <w:sz w:val="22"/>
          <w:szCs w:val="22"/>
        </w:rPr>
        <w:t>t. Furthermore, having to summarize forces the revi</w:t>
      </w:r>
      <w:r w:rsidR="005E5B82">
        <w:rPr>
          <w:rFonts w:ascii="Calibri" w:eastAsia="Calibri" w:hAnsi="Calibri"/>
          <w:sz w:val="22"/>
          <w:szCs w:val="22"/>
        </w:rPr>
        <w:t>e</w:t>
      </w:r>
      <w:r w:rsidRPr="006B7B83">
        <w:rPr>
          <w:rFonts w:ascii="Calibri" w:eastAsia="Calibri" w:hAnsi="Calibri"/>
          <w:sz w:val="22"/>
          <w:szCs w:val="22"/>
        </w:rPr>
        <w:t>wer to really look into the cohesion of the text: how do all parts relate to one another? Do the conclusions follow logically from all the previous materials?</w:t>
      </w:r>
    </w:p>
    <w:p w14:paraId="196245FD" w14:textId="3F9E41DB" w:rsidR="006B7B83" w:rsidRPr="006B7B83" w:rsidRDefault="006B7B83" w:rsidP="006B7B83">
      <w:pPr>
        <w:pStyle w:val="ListParagraph"/>
        <w:numPr>
          <w:ilvl w:val="0"/>
          <w:numId w:val="37"/>
        </w:numPr>
        <w:spacing w:line="259" w:lineRule="auto"/>
        <w:rPr>
          <w:rFonts w:ascii="Calibri" w:eastAsia="Calibri" w:hAnsi="Calibri"/>
          <w:sz w:val="22"/>
          <w:szCs w:val="22"/>
        </w:rPr>
      </w:pPr>
      <w:r w:rsidRPr="006B7B83">
        <w:rPr>
          <w:rFonts w:ascii="Calibri" w:eastAsia="Calibri" w:hAnsi="Calibri"/>
          <w:sz w:val="22"/>
          <w:szCs w:val="22"/>
        </w:rPr>
        <w:t>Identify reading problems. Notice your eye movements while reading. For example: your eyes may get stuck on a sentence. Is this because you’re tired? Then take a break. But it may also be that the sentence is unclear. In that case, make a note that you had a reading problem there and continue reading. Get back to that passage later to find out what exactly you did not understand about the text.</w:t>
      </w:r>
    </w:p>
    <w:p w14:paraId="6A23BCD8" w14:textId="3403FBB4" w:rsidR="006B7B83" w:rsidRPr="006B7B83" w:rsidRDefault="006B7B83" w:rsidP="006B7B83">
      <w:pPr>
        <w:pStyle w:val="ListParagraph"/>
        <w:numPr>
          <w:ilvl w:val="0"/>
          <w:numId w:val="37"/>
        </w:numPr>
        <w:spacing w:line="259" w:lineRule="auto"/>
        <w:rPr>
          <w:rFonts w:ascii="Calibri" w:eastAsia="Calibri" w:hAnsi="Calibri"/>
          <w:sz w:val="22"/>
          <w:szCs w:val="22"/>
        </w:rPr>
      </w:pPr>
      <w:r w:rsidRPr="006B7B83">
        <w:rPr>
          <w:rFonts w:ascii="Calibri" w:eastAsia="Calibri" w:hAnsi="Calibri"/>
          <w:sz w:val="22"/>
          <w:szCs w:val="22"/>
        </w:rPr>
        <w:t>Explain what the problem is. Why is the text not clear to you? Is it because you miss background information? Is it because the reasoning is unclear? Is the structure illogical? Or are there local problems, such as a grammatical error or a spelling mistake. Global problems with the content and the structure are more worthwhile to pay attention to than grammatical errors or spelling mistakes: they lead to more important revisions. Of course it is important to point out local problems as well, but do not pay too much detailed attention to these.</w:t>
      </w:r>
      <w:r w:rsidR="00C91091">
        <w:rPr>
          <w:rFonts w:ascii="Calibri" w:eastAsia="Calibri" w:hAnsi="Calibri"/>
          <w:sz w:val="22"/>
          <w:szCs w:val="22"/>
        </w:rPr>
        <w:t xml:space="preserve"> </w:t>
      </w:r>
      <w:r w:rsidRPr="006B7B83">
        <w:rPr>
          <w:rFonts w:ascii="Calibri" w:eastAsia="Calibri" w:hAnsi="Calibri"/>
          <w:sz w:val="22"/>
          <w:szCs w:val="22"/>
        </w:rPr>
        <w:t>Give a few examples of the spelling errors you encountered, but leave it at that.</w:t>
      </w:r>
    </w:p>
    <w:p w14:paraId="10BEB786" w14:textId="217541BA" w:rsidR="00375457" w:rsidRPr="00CA5D8D" w:rsidRDefault="006B7B83" w:rsidP="00632EE6">
      <w:pPr>
        <w:pStyle w:val="ListParagraph"/>
        <w:numPr>
          <w:ilvl w:val="0"/>
          <w:numId w:val="37"/>
        </w:numPr>
        <w:spacing w:line="259" w:lineRule="auto"/>
        <w:rPr>
          <w:rFonts w:ascii="Calibri" w:eastAsia="Calibri" w:hAnsi="Calibri"/>
          <w:sz w:val="22"/>
          <w:szCs w:val="22"/>
        </w:rPr>
      </w:pPr>
      <w:r w:rsidRPr="006B7B83">
        <w:rPr>
          <w:rFonts w:ascii="Calibri" w:eastAsia="Calibri" w:hAnsi="Calibri"/>
          <w:sz w:val="22"/>
          <w:szCs w:val="22"/>
        </w:rPr>
        <w:t>Finally, make concrete suggestions for improvement. the more concrete your suggestion is, the clearer it is. Try to explain what your solution to the writing problem would be, if you were the author.</w:t>
      </w:r>
    </w:p>
    <w:p w14:paraId="5884CF47" w14:textId="15661A74" w:rsidR="006A09C4" w:rsidRDefault="006A09C4" w:rsidP="00BE2D6E">
      <w:pPr>
        <w:sectPr w:rsidR="006A09C4" w:rsidSect="0052353E">
          <w:headerReference w:type="default" r:id="rId8"/>
          <w:footerReference w:type="default" r:id="rId9"/>
          <w:pgSz w:w="11906" w:h="16838" w:code="9"/>
          <w:pgMar w:top="567" w:right="851" w:bottom="284" w:left="1418" w:header="720" w:footer="720" w:gutter="0"/>
          <w:cols w:space="720"/>
        </w:sectPr>
      </w:pPr>
      <w:bookmarkStart w:id="0" w:name="_Requirements"/>
      <w:bookmarkEnd w:id="0"/>
    </w:p>
    <w:p w14:paraId="7E50742B" w14:textId="2215A392" w:rsidR="00671978" w:rsidRPr="00CB5816" w:rsidRDefault="00EC3CF0" w:rsidP="00290DBB">
      <w:pPr>
        <w:pStyle w:val="Heading3"/>
        <w:numPr>
          <w:ilvl w:val="0"/>
          <w:numId w:val="23"/>
        </w:numPr>
        <w:spacing w:after="0"/>
        <w:rPr>
          <w:rFonts w:ascii="Tahoma" w:hAnsi="Tahoma" w:cs="Tahoma"/>
          <w:bCs/>
          <w:lang w:val="en-US"/>
        </w:rPr>
      </w:pPr>
      <w:bookmarkStart w:id="1" w:name="_Checklist"/>
      <w:bookmarkEnd w:id="1"/>
      <w:r w:rsidRPr="00CB5816">
        <w:rPr>
          <w:lang w:val="en-US"/>
        </w:rPr>
        <w:lastRenderedPageBreak/>
        <w:t>Checklist</w:t>
      </w:r>
    </w:p>
    <w:p w14:paraId="787CD6E6" w14:textId="77777777" w:rsidR="004E7456" w:rsidRDefault="004E7456" w:rsidP="00232578">
      <w:pPr>
        <w:rPr>
          <w:rFonts w:ascii="Tahoma" w:hAnsi="Tahoma" w:cs="Tahoma"/>
          <w:b/>
        </w:rPr>
      </w:pPr>
    </w:p>
    <w:tbl>
      <w:tblPr>
        <w:tblW w:w="153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7"/>
        <w:gridCol w:w="5637"/>
        <w:gridCol w:w="4110"/>
        <w:gridCol w:w="9"/>
      </w:tblGrid>
      <w:tr w:rsidR="00290DBB" w:rsidRPr="008D4C02" w14:paraId="5C28D120" w14:textId="77777777" w:rsidTr="00B667C3">
        <w:tc>
          <w:tcPr>
            <w:tcW w:w="5637" w:type="dxa"/>
          </w:tcPr>
          <w:p w14:paraId="3B592540" w14:textId="77777777" w:rsidR="00290DBB" w:rsidRPr="00933DA3" w:rsidRDefault="00290DBB" w:rsidP="004948A2">
            <w:pPr>
              <w:pStyle w:val="Heading3"/>
              <w:keepNext w:val="0"/>
              <w:widowControl w:val="0"/>
              <w:spacing w:before="0" w:after="0"/>
              <w:jc w:val="center"/>
              <w:rPr>
                <w:rFonts w:cs="Arial"/>
                <w:bCs/>
                <w:sz w:val="22"/>
                <w:lang w:val="en-GB"/>
              </w:rPr>
            </w:pPr>
            <w:r>
              <w:rPr>
                <w:rFonts w:cs="Arial"/>
                <w:bCs/>
                <w:sz w:val="22"/>
                <w:lang w:val="en-GB"/>
              </w:rPr>
              <w:t>What needs attention</w:t>
            </w:r>
          </w:p>
        </w:tc>
        <w:tc>
          <w:tcPr>
            <w:tcW w:w="5637" w:type="dxa"/>
          </w:tcPr>
          <w:p w14:paraId="65F6EF0D" w14:textId="77777777" w:rsidR="00290DBB" w:rsidRPr="00072898" w:rsidRDefault="00290DBB" w:rsidP="004948A2">
            <w:pPr>
              <w:pStyle w:val="Heading3"/>
              <w:keepNext w:val="0"/>
              <w:widowControl w:val="0"/>
              <w:spacing w:before="0" w:after="0"/>
              <w:jc w:val="center"/>
              <w:rPr>
                <w:rFonts w:cs="Arial"/>
                <w:bCs/>
                <w:sz w:val="22"/>
                <w:lang w:val="en-GB"/>
              </w:rPr>
            </w:pPr>
            <w:r w:rsidRPr="00072898">
              <w:rPr>
                <w:rFonts w:cs="Arial"/>
                <w:bCs/>
                <w:sz w:val="22"/>
                <w:lang w:val="en-GB"/>
              </w:rPr>
              <w:t>What is expected from you?</w:t>
            </w:r>
          </w:p>
          <w:p w14:paraId="4D3DA7A7" w14:textId="77777777" w:rsidR="00290DBB" w:rsidRPr="006B4880" w:rsidRDefault="00290DBB" w:rsidP="004948A2">
            <w:pPr>
              <w:widowControl w:val="0"/>
              <w:rPr>
                <w:rFonts w:ascii="Arial" w:hAnsi="Arial" w:cs="Arial"/>
              </w:rPr>
            </w:pPr>
          </w:p>
        </w:tc>
        <w:tc>
          <w:tcPr>
            <w:tcW w:w="4119" w:type="dxa"/>
            <w:gridSpan w:val="2"/>
          </w:tcPr>
          <w:p w14:paraId="51559B04" w14:textId="77777777" w:rsidR="00290DBB" w:rsidRPr="00933DA3" w:rsidRDefault="00290DBB" w:rsidP="004948A2">
            <w:pPr>
              <w:widowControl w:val="0"/>
              <w:jc w:val="center"/>
              <w:rPr>
                <w:rFonts w:ascii="Arial" w:hAnsi="Arial" w:cs="Arial"/>
                <w:b/>
                <w:bCs/>
                <w:sz w:val="22"/>
              </w:rPr>
            </w:pPr>
            <w:r>
              <w:rPr>
                <w:rFonts w:ascii="Arial" w:hAnsi="Arial" w:cs="Arial"/>
                <w:b/>
                <w:bCs/>
                <w:sz w:val="22"/>
              </w:rPr>
              <w:t>What goes well</w:t>
            </w:r>
          </w:p>
        </w:tc>
      </w:tr>
      <w:tr w:rsidR="00290DBB" w:rsidRPr="008D4C02" w14:paraId="2F9AA737" w14:textId="77777777" w:rsidTr="00B667C3">
        <w:trPr>
          <w:cantSplit/>
        </w:trPr>
        <w:tc>
          <w:tcPr>
            <w:tcW w:w="5637" w:type="dxa"/>
            <w:shd w:val="clear" w:color="auto" w:fill="B3B3B3"/>
          </w:tcPr>
          <w:p w14:paraId="24EBAF50" w14:textId="77777777" w:rsidR="00290DBB" w:rsidRDefault="00290DBB" w:rsidP="004948A2">
            <w:pPr>
              <w:widowControl w:val="0"/>
              <w:rPr>
                <w:rFonts w:ascii="Tahoma" w:hAnsi="Tahoma" w:cs="Tahoma"/>
                <w:b/>
                <w:bCs/>
              </w:rPr>
            </w:pPr>
          </w:p>
        </w:tc>
        <w:tc>
          <w:tcPr>
            <w:tcW w:w="9756" w:type="dxa"/>
            <w:gridSpan w:val="3"/>
            <w:shd w:val="clear" w:color="auto" w:fill="B3B3B3"/>
          </w:tcPr>
          <w:p w14:paraId="00B15F1E" w14:textId="77777777" w:rsidR="00290DBB" w:rsidRPr="008D4C02" w:rsidRDefault="00290DBB" w:rsidP="004948A2">
            <w:pPr>
              <w:widowControl w:val="0"/>
              <w:rPr>
                <w:rFonts w:ascii="Tahoma" w:hAnsi="Tahoma" w:cs="Tahoma"/>
                <w:b/>
                <w:bCs/>
                <w:sz w:val="20"/>
              </w:rPr>
            </w:pPr>
            <w:r>
              <w:rPr>
                <w:rFonts w:ascii="Tahoma" w:hAnsi="Tahoma" w:cs="Tahoma"/>
                <w:b/>
                <w:bCs/>
              </w:rPr>
              <w:t>Elements</w:t>
            </w:r>
          </w:p>
        </w:tc>
      </w:tr>
      <w:tr w:rsidR="00290DBB" w:rsidRPr="008D4C02" w14:paraId="7A18496D" w14:textId="77777777" w:rsidTr="00B667C3">
        <w:tc>
          <w:tcPr>
            <w:tcW w:w="5637" w:type="dxa"/>
          </w:tcPr>
          <w:p w14:paraId="74A4A6F7" w14:textId="77777777" w:rsidR="00290DBB" w:rsidRPr="003A20EE" w:rsidRDefault="00290DBB" w:rsidP="004948A2">
            <w:pPr>
              <w:widowControl w:val="0"/>
              <w:rPr>
                <w:rFonts w:ascii="Tahoma" w:hAnsi="Tahoma" w:cs="Tahoma"/>
                <w:color w:val="4F81BD" w:themeColor="accent1"/>
                <w:sz w:val="18"/>
                <w:szCs w:val="18"/>
              </w:rPr>
            </w:pPr>
          </w:p>
        </w:tc>
        <w:tc>
          <w:tcPr>
            <w:tcW w:w="5637" w:type="dxa"/>
          </w:tcPr>
          <w:p w14:paraId="6BA6535B" w14:textId="77777777" w:rsidR="00290DBB" w:rsidRPr="0077049E" w:rsidRDefault="00290DBB" w:rsidP="004948A2">
            <w:pPr>
              <w:widowControl w:val="0"/>
              <w:rPr>
                <w:rFonts w:ascii="Tahoma" w:hAnsi="Tahoma" w:cs="Tahoma"/>
                <w:b/>
                <w:sz w:val="20"/>
              </w:rPr>
            </w:pPr>
            <w:r w:rsidRPr="0077049E">
              <w:rPr>
                <w:rFonts w:ascii="Tahoma" w:hAnsi="Tahoma" w:cs="Tahoma"/>
                <w:b/>
                <w:sz w:val="20"/>
              </w:rPr>
              <w:t>Objective/Research question/Aim</w:t>
            </w:r>
          </w:p>
          <w:p w14:paraId="66D8AD30" w14:textId="77777777" w:rsidR="00290DBB" w:rsidRPr="0077049E" w:rsidRDefault="00290DBB" w:rsidP="004948A2">
            <w:pPr>
              <w:pStyle w:val="ListParagraph"/>
              <w:widowControl w:val="0"/>
              <w:numPr>
                <w:ilvl w:val="0"/>
                <w:numId w:val="25"/>
              </w:numPr>
              <w:rPr>
                <w:rFonts w:ascii="Tahoma" w:hAnsi="Tahoma" w:cs="Tahoma"/>
                <w:b/>
                <w:sz w:val="20"/>
              </w:rPr>
            </w:pPr>
            <w:r w:rsidRPr="0077049E">
              <w:rPr>
                <w:rFonts w:ascii="Tahoma" w:hAnsi="Tahoma" w:cs="Tahoma"/>
                <w:noProof/>
                <w:sz w:val="18"/>
                <w:szCs w:val="18"/>
              </w:rPr>
              <w:t>is presented consistently in Abstract, Introduction and Conclusion</w:t>
            </w:r>
          </w:p>
          <w:p w14:paraId="2178F044" w14:textId="77777777" w:rsidR="00290DBB" w:rsidRPr="0077049E" w:rsidRDefault="00290DBB" w:rsidP="004948A2">
            <w:pPr>
              <w:pStyle w:val="ListParagraph"/>
              <w:widowControl w:val="0"/>
              <w:numPr>
                <w:ilvl w:val="0"/>
                <w:numId w:val="25"/>
              </w:numPr>
              <w:rPr>
                <w:rFonts w:ascii="Tahoma" w:hAnsi="Tahoma" w:cs="Tahoma"/>
                <w:b/>
                <w:sz w:val="20"/>
              </w:rPr>
            </w:pPr>
            <w:r w:rsidRPr="0077049E">
              <w:rPr>
                <w:rFonts w:ascii="Tahoma" w:hAnsi="Tahoma" w:cs="Tahoma"/>
                <w:sz w:val="20"/>
              </w:rPr>
              <w:t>i</w:t>
            </w:r>
            <w:r w:rsidRPr="0077049E">
              <w:rPr>
                <w:rFonts w:ascii="Tahoma" w:hAnsi="Tahoma" w:cs="Tahoma"/>
                <w:noProof/>
                <w:sz w:val="18"/>
                <w:szCs w:val="18"/>
              </w:rPr>
              <w:t>s specific enough</w:t>
            </w:r>
          </w:p>
          <w:p w14:paraId="37A634C6" w14:textId="77777777" w:rsidR="00290DBB" w:rsidRPr="00BE2D6E" w:rsidRDefault="00290DBB" w:rsidP="004948A2">
            <w:pPr>
              <w:pStyle w:val="ListParagraph"/>
              <w:widowControl w:val="0"/>
              <w:numPr>
                <w:ilvl w:val="0"/>
                <w:numId w:val="25"/>
              </w:numPr>
              <w:rPr>
                <w:rFonts w:ascii="Tahoma" w:hAnsi="Tahoma" w:cs="Tahoma"/>
                <w:b/>
                <w:sz w:val="20"/>
              </w:rPr>
            </w:pPr>
            <w:r w:rsidRPr="0077049E">
              <w:rPr>
                <w:rFonts w:ascii="Tahoma" w:hAnsi="Tahoma" w:cs="Tahoma"/>
                <w:noProof/>
                <w:sz w:val="18"/>
                <w:szCs w:val="18"/>
              </w:rPr>
              <w:t>can be answerred with a literature study</w:t>
            </w:r>
          </w:p>
        </w:tc>
        <w:tc>
          <w:tcPr>
            <w:tcW w:w="4119" w:type="dxa"/>
            <w:gridSpan w:val="2"/>
          </w:tcPr>
          <w:p w14:paraId="7E43621F" w14:textId="77777777" w:rsidR="00290DBB" w:rsidRPr="003A20EE" w:rsidRDefault="00290DBB" w:rsidP="004948A2">
            <w:pPr>
              <w:widowControl w:val="0"/>
              <w:rPr>
                <w:rFonts w:ascii="Tahoma" w:hAnsi="Tahoma" w:cs="Tahoma"/>
                <w:sz w:val="18"/>
                <w:szCs w:val="18"/>
              </w:rPr>
            </w:pPr>
          </w:p>
        </w:tc>
      </w:tr>
      <w:tr w:rsidR="00290DBB" w:rsidRPr="008D4C02" w14:paraId="49B71A1D" w14:textId="77777777" w:rsidTr="00B667C3">
        <w:tc>
          <w:tcPr>
            <w:tcW w:w="5637" w:type="dxa"/>
          </w:tcPr>
          <w:p w14:paraId="10C5D8B5" w14:textId="77777777" w:rsidR="00290DBB" w:rsidRPr="003A20EE" w:rsidRDefault="00290DBB" w:rsidP="004948A2">
            <w:pPr>
              <w:pStyle w:val="Heading1"/>
              <w:keepNext w:val="0"/>
              <w:widowControl w:val="0"/>
              <w:rPr>
                <w:rFonts w:ascii="Tahoma" w:hAnsi="Tahoma" w:cs="Tahoma"/>
                <w:b w:val="0"/>
                <w:sz w:val="18"/>
                <w:szCs w:val="18"/>
                <w:lang w:val="en-GB"/>
              </w:rPr>
            </w:pPr>
          </w:p>
        </w:tc>
        <w:tc>
          <w:tcPr>
            <w:tcW w:w="5637" w:type="dxa"/>
          </w:tcPr>
          <w:p w14:paraId="11173FD8" w14:textId="75D46BAB" w:rsidR="00290DBB" w:rsidRPr="008D4C02" w:rsidRDefault="00290DBB" w:rsidP="004948A2">
            <w:pPr>
              <w:pStyle w:val="Heading1"/>
              <w:keepNext w:val="0"/>
              <w:widowControl w:val="0"/>
              <w:rPr>
                <w:rFonts w:ascii="Tahoma" w:hAnsi="Tahoma" w:cs="Tahoma"/>
                <w:b w:val="0"/>
                <w:sz w:val="20"/>
                <w:lang w:val="en-GB"/>
              </w:rPr>
            </w:pPr>
            <w:r>
              <w:rPr>
                <w:rFonts w:ascii="Tahoma" w:hAnsi="Tahoma" w:cs="Tahoma"/>
                <w:sz w:val="20"/>
                <w:lang w:val="en-GB"/>
              </w:rPr>
              <w:t>Introduction</w:t>
            </w:r>
          </w:p>
          <w:p w14:paraId="43F8FBC3" w14:textId="77777777" w:rsidR="00290DBB" w:rsidRDefault="00290DBB" w:rsidP="004948A2">
            <w:pPr>
              <w:widowControl w:val="0"/>
              <w:numPr>
                <w:ilvl w:val="0"/>
                <w:numId w:val="2"/>
              </w:numPr>
              <w:autoSpaceDE w:val="0"/>
              <w:autoSpaceDN w:val="0"/>
              <w:adjustRightInd w:val="0"/>
              <w:rPr>
                <w:rFonts w:ascii="Tahoma" w:hAnsi="Tahoma" w:cs="Tahoma"/>
                <w:sz w:val="18"/>
                <w:szCs w:val="22"/>
              </w:rPr>
            </w:pPr>
            <w:r>
              <w:rPr>
                <w:rFonts w:ascii="Tahoma" w:hAnsi="Tahoma" w:cs="Tahoma"/>
                <w:sz w:val="18"/>
                <w:szCs w:val="22"/>
              </w:rPr>
              <w:t>contains background information on the problem</w:t>
            </w:r>
          </w:p>
          <w:p w14:paraId="41DF4DD1" w14:textId="77777777" w:rsidR="00290DBB" w:rsidRDefault="00290DBB" w:rsidP="004948A2">
            <w:pPr>
              <w:widowControl w:val="0"/>
              <w:numPr>
                <w:ilvl w:val="0"/>
                <w:numId w:val="2"/>
              </w:numPr>
              <w:autoSpaceDE w:val="0"/>
              <w:autoSpaceDN w:val="0"/>
              <w:adjustRightInd w:val="0"/>
              <w:rPr>
                <w:rFonts w:ascii="Tahoma" w:hAnsi="Tahoma" w:cs="Tahoma"/>
                <w:sz w:val="18"/>
                <w:szCs w:val="22"/>
              </w:rPr>
            </w:pPr>
            <w:r>
              <w:rPr>
                <w:rFonts w:ascii="Tahoma" w:hAnsi="Tahoma" w:cs="Tahoma"/>
                <w:sz w:val="18"/>
                <w:szCs w:val="22"/>
              </w:rPr>
              <w:t>indicates a motivation for the research / points out</w:t>
            </w:r>
            <w:r w:rsidRPr="00B9688C">
              <w:rPr>
                <w:rFonts w:ascii="Tahoma" w:hAnsi="Tahoma" w:cs="Tahoma"/>
                <w:sz w:val="18"/>
                <w:szCs w:val="22"/>
              </w:rPr>
              <w:t xml:space="preserve"> </w:t>
            </w:r>
            <w:r>
              <w:rPr>
                <w:rFonts w:ascii="Tahoma" w:hAnsi="Tahoma" w:cs="Tahoma"/>
                <w:sz w:val="18"/>
                <w:szCs w:val="22"/>
              </w:rPr>
              <w:t>the</w:t>
            </w:r>
            <w:r w:rsidRPr="00B9688C">
              <w:rPr>
                <w:rFonts w:ascii="Tahoma" w:hAnsi="Tahoma" w:cs="Tahoma"/>
                <w:sz w:val="18"/>
                <w:szCs w:val="22"/>
              </w:rPr>
              <w:t xml:space="preserve"> problem in the present situation or previous research and argues why this issue should be resolved</w:t>
            </w:r>
          </w:p>
          <w:p w14:paraId="2EB92CEF" w14:textId="77777777" w:rsidR="00290DBB" w:rsidRPr="0077049E" w:rsidRDefault="00290DBB" w:rsidP="004948A2">
            <w:pPr>
              <w:widowControl w:val="0"/>
              <w:numPr>
                <w:ilvl w:val="0"/>
                <w:numId w:val="2"/>
              </w:numPr>
              <w:autoSpaceDE w:val="0"/>
              <w:autoSpaceDN w:val="0"/>
              <w:adjustRightInd w:val="0"/>
              <w:rPr>
                <w:rFonts w:ascii="Tahoma" w:hAnsi="Tahoma" w:cs="Tahoma"/>
                <w:sz w:val="18"/>
                <w:szCs w:val="22"/>
              </w:rPr>
            </w:pPr>
            <w:r w:rsidRPr="0077049E">
              <w:rPr>
                <w:rFonts w:ascii="Tahoma" w:hAnsi="Tahoma" w:cs="Tahoma"/>
                <w:sz w:val="18"/>
                <w:szCs w:val="22"/>
              </w:rPr>
              <w:t>introduces all relevant concepts, such that a reader can understand all components in the research question sufficiently</w:t>
            </w:r>
          </w:p>
          <w:p w14:paraId="10FD96C8" w14:textId="78588A20" w:rsidR="00290DBB" w:rsidRDefault="00290DBB" w:rsidP="004948A2">
            <w:pPr>
              <w:widowControl w:val="0"/>
              <w:numPr>
                <w:ilvl w:val="0"/>
                <w:numId w:val="2"/>
              </w:numPr>
              <w:autoSpaceDE w:val="0"/>
              <w:autoSpaceDN w:val="0"/>
              <w:adjustRightInd w:val="0"/>
              <w:rPr>
                <w:rFonts w:ascii="Tahoma" w:hAnsi="Tahoma" w:cs="Tahoma"/>
                <w:sz w:val="18"/>
                <w:szCs w:val="22"/>
              </w:rPr>
            </w:pPr>
            <w:r>
              <w:rPr>
                <w:rFonts w:ascii="Tahoma" w:hAnsi="Tahoma" w:cs="Tahoma"/>
                <w:sz w:val="18"/>
                <w:szCs w:val="22"/>
              </w:rPr>
              <w:t xml:space="preserve">contains </w:t>
            </w:r>
            <w:r w:rsidRPr="00B9688C">
              <w:rPr>
                <w:rFonts w:ascii="Tahoma" w:hAnsi="Tahoma" w:cs="Tahoma"/>
                <w:sz w:val="18"/>
                <w:szCs w:val="22"/>
              </w:rPr>
              <w:t>a</w:t>
            </w:r>
            <w:r>
              <w:rPr>
                <w:rFonts w:ascii="Tahoma" w:hAnsi="Tahoma" w:cs="Tahoma"/>
                <w:sz w:val="18"/>
                <w:szCs w:val="22"/>
              </w:rPr>
              <w:t>n objective (in the form of a</w:t>
            </w:r>
            <w:r w:rsidR="00D54681">
              <w:rPr>
                <w:rFonts w:ascii="Tahoma" w:hAnsi="Tahoma" w:cs="Tahoma"/>
                <w:sz w:val="18"/>
                <w:szCs w:val="22"/>
              </w:rPr>
              <w:t>(n)</w:t>
            </w:r>
            <w:r>
              <w:rPr>
                <w:rFonts w:ascii="Tahoma" w:hAnsi="Tahoma" w:cs="Tahoma"/>
                <w:sz w:val="18"/>
                <w:szCs w:val="22"/>
              </w:rPr>
              <w:t xml:space="preserve"> aim/purpose statement/hypothesis/…)</w:t>
            </w:r>
          </w:p>
          <w:p w14:paraId="6B8E34D8" w14:textId="77777777" w:rsidR="00290DBB" w:rsidRDefault="00290DBB" w:rsidP="004948A2">
            <w:pPr>
              <w:widowControl w:val="0"/>
              <w:numPr>
                <w:ilvl w:val="0"/>
                <w:numId w:val="2"/>
              </w:numPr>
              <w:autoSpaceDE w:val="0"/>
              <w:autoSpaceDN w:val="0"/>
              <w:adjustRightInd w:val="0"/>
              <w:rPr>
                <w:rFonts w:ascii="Tahoma" w:hAnsi="Tahoma" w:cs="Tahoma"/>
                <w:sz w:val="18"/>
                <w:szCs w:val="22"/>
              </w:rPr>
            </w:pPr>
            <w:r>
              <w:rPr>
                <w:rFonts w:ascii="Tahoma" w:hAnsi="Tahoma" w:cs="Tahoma"/>
                <w:sz w:val="18"/>
                <w:szCs w:val="22"/>
              </w:rPr>
              <w:t>indicates the approach/method (criteria used for comparison, search engines used, how the sources were filtered, etc.)</w:t>
            </w:r>
            <w:r w:rsidRPr="00B9688C">
              <w:rPr>
                <w:rFonts w:ascii="Tahoma" w:hAnsi="Tahoma" w:cs="Tahoma"/>
                <w:sz w:val="18"/>
                <w:szCs w:val="22"/>
              </w:rPr>
              <w:t xml:space="preserve"> </w:t>
            </w:r>
          </w:p>
          <w:p w14:paraId="7041E202" w14:textId="6C7A25F5" w:rsidR="00290DBB" w:rsidRPr="00290DBB" w:rsidRDefault="00290DBB" w:rsidP="004948A2">
            <w:pPr>
              <w:widowControl w:val="0"/>
              <w:numPr>
                <w:ilvl w:val="0"/>
                <w:numId w:val="2"/>
              </w:numPr>
              <w:autoSpaceDE w:val="0"/>
              <w:autoSpaceDN w:val="0"/>
              <w:adjustRightInd w:val="0"/>
              <w:rPr>
                <w:rFonts w:ascii="Tahoma" w:hAnsi="Tahoma" w:cs="Tahoma"/>
                <w:sz w:val="18"/>
                <w:szCs w:val="22"/>
              </w:rPr>
            </w:pPr>
            <w:r w:rsidRPr="00B9688C">
              <w:rPr>
                <w:rFonts w:ascii="Tahoma" w:hAnsi="Tahoma" w:cs="Tahoma"/>
                <w:sz w:val="18"/>
                <w:szCs w:val="22"/>
              </w:rPr>
              <w:t xml:space="preserve">indicates the structure of the article </w:t>
            </w:r>
            <w:r>
              <w:rPr>
                <w:rFonts w:ascii="Tahoma" w:hAnsi="Tahoma" w:cs="Tahoma"/>
                <w:sz w:val="18"/>
                <w:szCs w:val="22"/>
              </w:rPr>
              <w:t xml:space="preserve">/ description of how this paper answers the research question </w:t>
            </w:r>
            <w:r w:rsidR="0003486E">
              <w:rPr>
                <w:rFonts w:ascii="Tahoma" w:hAnsi="Tahoma" w:cs="Tahoma"/>
                <w:sz w:val="18"/>
                <w:szCs w:val="22"/>
              </w:rPr>
              <w:t>(unless AIMRaD has been used).</w:t>
            </w:r>
          </w:p>
        </w:tc>
        <w:tc>
          <w:tcPr>
            <w:tcW w:w="4119" w:type="dxa"/>
            <w:gridSpan w:val="2"/>
          </w:tcPr>
          <w:p w14:paraId="2A884B22" w14:textId="77777777" w:rsidR="00290DBB" w:rsidRPr="003A20EE" w:rsidRDefault="00290DBB" w:rsidP="004948A2">
            <w:pPr>
              <w:widowControl w:val="0"/>
              <w:rPr>
                <w:rFonts w:ascii="Tahoma" w:hAnsi="Tahoma" w:cs="Tahoma"/>
                <w:sz w:val="18"/>
                <w:szCs w:val="18"/>
              </w:rPr>
            </w:pPr>
          </w:p>
        </w:tc>
      </w:tr>
      <w:tr w:rsidR="004948A2" w:rsidRPr="008D4C02" w14:paraId="724B0AD7" w14:textId="77777777" w:rsidTr="00B667C3">
        <w:tc>
          <w:tcPr>
            <w:tcW w:w="5637" w:type="dxa"/>
          </w:tcPr>
          <w:p w14:paraId="7F901068" w14:textId="77777777" w:rsidR="004948A2" w:rsidRPr="003A20EE" w:rsidRDefault="004948A2" w:rsidP="004948A2">
            <w:pPr>
              <w:pStyle w:val="Heading1"/>
              <w:keepNext w:val="0"/>
              <w:widowControl w:val="0"/>
              <w:rPr>
                <w:rFonts w:ascii="Tahoma" w:hAnsi="Tahoma" w:cs="Tahoma"/>
                <w:b w:val="0"/>
                <w:sz w:val="18"/>
                <w:szCs w:val="18"/>
                <w:lang w:val="en-GB"/>
              </w:rPr>
            </w:pPr>
          </w:p>
        </w:tc>
        <w:tc>
          <w:tcPr>
            <w:tcW w:w="5637" w:type="dxa"/>
          </w:tcPr>
          <w:p w14:paraId="580FEF28" w14:textId="77777777" w:rsidR="004948A2" w:rsidRDefault="004948A2" w:rsidP="004948A2">
            <w:pPr>
              <w:pStyle w:val="Heading1"/>
              <w:keepNext w:val="0"/>
              <w:widowControl w:val="0"/>
              <w:rPr>
                <w:rFonts w:ascii="Tahoma" w:hAnsi="Tahoma" w:cs="Tahoma"/>
                <w:b w:val="0"/>
                <w:bCs w:val="0"/>
                <w:sz w:val="18"/>
                <w:szCs w:val="18"/>
                <w:lang w:val="en-GB"/>
              </w:rPr>
            </w:pPr>
            <w:r>
              <w:rPr>
                <w:rFonts w:ascii="Tahoma" w:hAnsi="Tahoma" w:cs="Tahoma"/>
                <w:sz w:val="20"/>
                <w:lang w:val="en-GB"/>
              </w:rPr>
              <w:t xml:space="preserve">Method </w:t>
            </w:r>
            <w:r w:rsidRPr="001079BD">
              <w:rPr>
                <w:rFonts w:ascii="Tahoma" w:hAnsi="Tahoma" w:cs="Tahoma"/>
                <w:b w:val="0"/>
                <w:bCs w:val="0"/>
                <w:sz w:val="18"/>
                <w:szCs w:val="18"/>
                <w:lang w:val="en-GB"/>
              </w:rPr>
              <w:t>(if not mentioned in Introduction</w:t>
            </w:r>
            <w:r>
              <w:rPr>
                <w:rFonts w:ascii="Tahoma" w:hAnsi="Tahoma" w:cs="Tahoma"/>
                <w:b w:val="0"/>
                <w:bCs w:val="0"/>
                <w:sz w:val="18"/>
                <w:szCs w:val="18"/>
                <w:lang w:val="en-GB"/>
              </w:rPr>
              <w:t>)</w:t>
            </w:r>
          </w:p>
          <w:p w14:paraId="799CDA99" w14:textId="77777777" w:rsidR="00DC50C9" w:rsidRDefault="00DC50C9" w:rsidP="00DC50C9">
            <w:pPr>
              <w:widowControl w:val="0"/>
              <w:numPr>
                <w:ilvl w:val="0"/>
                <w:numId w:val="2"/>
              </w:numPr>
              <w:autoSpaceDE w:val="0"/>
              <w:autoSpaceDN w:val="0"/>
              <w:adjustRightInd w:val="0"/>
              <w:rPr>
                <w:rFonts w:ascii="Tahoma" w:hAnsi="Tahoma" w:cs="Tahoma"/>
                <w:sz w:val="18"/>
                <w:szCs w:val="22"/>
              </w:rPr>
            </w:pPr>
            <w:r w:rsidRPr="001079BD">
              <w:rPr>
                <w:rFonts w:ascii="Tahoma" w:hAnsi="Tahoma" w:cs="Tahoma"/>
                <w:sz w:val="18"/>
                <w:szCs w:val="22"/>
              </w:rPr>
              <w:t>explains which method was used to find suitable sources for the literature</w:t>
            </w:r>
          </w:p>
          <w:p w14:paraId="117B178C" w14:textId="77777777" w:rsidR="00DC50C9" w:rsidRDefault="00DC50C9" w:rsidP="00DC50C9">
            <w:pPr>
              <w:pStyle w:val="ListParagraph"/>
              <w:widowControl w:val="0"/>
              <w:numPr>
                <w:ilvl w:val="0"/>
                <w:numId w:val="2"/>
              </w:numPr>
              <w:rPr>
                <w:rFonts w:ascii="Tahoma" w:hAnsi="Tahoma" w:cs="Tahoma"/>
                <w:sz w:val="18"/>
                <w:szCs w:val="22"/>
              </w:rPr>
            </w:pPr>
            <w:r w:rsidRPr="001079BD">
              <w:rPr>
                <w:rFonts w:ascii="Tahoma" w:hAnsi="Tahoma" w:cs="Tahoma"/>
                <w:sz w:val="18"/>
                <w:szCs w:val="22"/>
              </w:rPr>
              <w:t>explains how the results were filtered</w:t>
            </w:r>
          </w:p>
          <w:p w14:paraId="3A4301FE" w14:textId="77777777" w:rsidR="00DC50C9" w:rsidRDefault="00DC50C9" w:rsidP="00DC50C9">
            <w:pPr>
              <w:pStyle w:val="ListParagraph"/>
              <w:widowControl w:val="0"/>
              <w:numPr>
                <w:ilvl w:val="0"/>
                <w:numId w:val="2"/>
              </w:numPr>
              <w:rPr>
                <w:rFonts w:ascii="Tahoma" w:hAnsi="Tahoma" w:cs="Tahoma"/>
                <w:sz w:val="18"/>
                <w:szCs w:val="22"/>
              </w:rPr>
            </w:pPr>
            <w:r>
              <w:rPr>
                <w:rFonts w:ascii="Tahoma" w:hAnsi="Tahoma" w:cs="Tahoma"/>
                <w:sz w:val="18"/>
                <w:szCs w:val="22"/>
              </w:rPr>
              <w:t>contains the criteria used for comparison</w:t>
            </w:r>
          </w:p>
          <w:p w14:paraId="54D2757E" w14:textId="297DEDB0" w:rsidR="004948A2" w:rsidRPr="00DC50C9" w:rsidRDefault="00DC50C9" w:rsidP="00DC50C9">
            <w:pPr>
              <w:pStyle w:val="ListParagraph"/>
              <w:widowControl w:val="0"/>
              <w:numPr>
                <w:ilvl w:val="0"/>
                <w:numId w:val="2"/>
              </w:numPr>
              <w:rPr>
                <w:rFonts w:ascii="Tahoma" w:hAnsi="Tahoma" w:cs="Tahoma"/>
                <w:sz w:val="18"/>
                <w:szCs w:val="22"/>
              </w:rPr>
            </w:pPr>
            <w:r>
              <w:rPr>
                <w:rFonts w:ascii="Tahoma" w:hAnsi="Tahoma" w:cs="Tahoma"/>
                <w:sz w:val="18"/>
                <w:szCs w:val="22"/>
              </w:rPr>
              <w:t>is formulated in such a way that it is replicable</w:t>
            </w:r>
          </w:p>
        </w:tc>
        <w:tc>
          <w:tcPr>
            <w:tcW w:w="4119" w:type="dxa"/>
            <w:gridSpan w:val="2"/>
          </w:tcPr>
          <w:p w14:paraId="28F24B9A" w14:textId="77777777" w:rsidR="004948A2" w:rsidRPr="003A20EE" w:rsidRDefault="004948A2" w:rsidP="004948A2">
            <w:pPr>
              <w:widowControl w:val="0"/>
              <w:rPr>
                <w:rFonts w:ascii="Tahoma" w:hAnsi="Tahoma" w:cs="Tahoma"/>
                <w:sz w:val="18"/>
                <w:szCs w:val="18"/>
              </w:rPr>
            </w:pPr>
          </w:p>
        </w:tc>
      </w:tr>
      <w:tr w:rsidR="00290DBB" w:rsidRPr="008D4C02" w14:paraId="3C2C7675" w14:textId="77777777" w:rsidTr="00B667C3">
        <w:tc>
          <w:tcPr>
            <w:tcW w:w="5637" w:type="dxa"/>
          </w:tcPr>
          <w:p w14:paraId="10719E4F" w14:textId="77777777" w:rsidR="00290DBB" w:rsidRPr="003A20EE" w:rsidRDefault="00290DBB" w:rsidP="004948A2">
            <w:pPr>
              <w:widowControl w:val="0"/>
              <w:autoSpaceDE w:val="0"/>
              <w:autoSpaceDN w:val="0"/>
              <w:adjustRightInd w:val="0"/>
              <w:rPr>
                <w:rFonts w:ascii="Tahoma" w:hAnsi="Tahoma" w:cs="Tahoma"/>
                <w:sz w:val="18"/>
              </w:rPr>
            </w:pPr>
          </w:p>
        </w:tc>
        <w:tc>
          <w:tcPr>
            <w:tcW w:w="5637" w:type="dxa"/>
          </w:tcPr>
          <w:p w14:paraId="71D2F305" w14:textId="77777777" w:rsidR="00290DBB" w:rsidRPr="00C30061" w:rsidRDefault="00290DBB" w:rsidP="004948A2">
            <w:pPr>
              <w:widowControl w:val="0"/>
              <w:autoSpaceDE w:val="0"/>
              <w:autoSpaceDN w:val="0"/>
              <w:adjustRightInd w:val="0"/>
              <w:rPr>
                <w:rFonts w:ascii="Tahoma" w:hAnsi="Tahoma" w:cs="Tahoma"/>
                <w:b/>
                <w:sz w:val="20"/>
              </w:rPr>
            </w:pPr>
            <w:r w:rsidRPr="00C30061">
              <w:rPr>
                <w:rFonts w:ascii="Tahoma" w:hAnsi="Tahoma" w:cs="Tahoma"/>
                <w:b/>
                <w:sz w:val="20"/>
              </w:rPr>
              <w:t>Body text</w:t>
            </w:r>
          </w:p>
          <w:p w14:paraId="44C1FB1B" w14:textId="77777777" w:rsidR="00290DBB" w:rsidRDefault="00290DBB" w:rsidP="004948A2">
            <w:pPr>
              <w:widowControl w:val="0"/>
              <w:numPr>
                <w:ilvl w:val="0"/>
                <w:numId w:val="2"/>
              </w:numPr>
              <w:autoSpaceDE w:val="0"/>
              <w:autoSpaceDN w:val="0"/>
              <w:adjustRightInd w:val="0"/>
              <w:rPr>
                <w:rFonts w:ascii="Tahoma" w:hAnsi="Tahoma" w:cs="Tahoma"/>
                <w:sz w:val="18"/>
                <w:szCs w:val="22"/>
              </w:rPr>
            </w:pPr>
            <w:r>
              <w:rPr>
                <w:rFonts w:ascii="Tahoma" w:hAnsi="Tahoma" w:cs="Tahoma"/>
                <w:sz w:val="18"/>
                <w:szCs w:val="22"/>
              </w:rPr>
              <w:t>contains a full account of all results of the literature review.</w:t>
            </w:r>
          </w:p>
          <w:p w14:paraId="60CB110D" w14:textId="5BD7FE48" w:rsidR="00290DBB" w:rsidRPr="00C30061" w:rsidRDefault="00290DBB" w:rsidP="00C30061">
            <w:pPr>
              <w:widowControl w:val="0"/>
              <w:numPr>
                <w:ilvl w:val="0"/>
                <w:numId w:val="2"/>
              </w:numPr>
              <w:autoSpaceDE w:val="0"/>
              <w:autoSpaceDN w:val="0"/>
              <w:adjustRightInd w:val="0"/>
              <w:rPr>
                <w:rFonts w:ascii="Tahoma" w:hAnsi="Tahoma" w:cs="Tahoma"/>
                <w:sz w:val="18"/>
                <w:szCs w:val="22"/>
              </w:rPr>
            </w:pPr>
            <w:r>
              <w:rPr>
                <w:rFonts w:ascii="Tahoma" w:hAnsi="Tahoma" w:cs="Tahoma"/>
                <w:sz w:val="18"/>
                <w:szCs w:val="22"/>
              </w:rPr>
              <w:t>has clear headings that show the storyline.</w:t>
            </w:r>
          </w:p>
        </w:tc>
        <w:tc>
          <w:tcPr>
            <w:tcW w:w="4119" w:type="dxa"/>
            <w:gridSpan w:val="2"/>
          </w:tcPr>
          <w:p w14:paraId="6959FC2F" w14:textId="77777777" w:rsidR="00290DBB" w:rsidRPr="003A20EE" w:rsidRDefault="00290DBB" w:rsidP="004948A2">
            <w:pPr>
              <w:widowControl w:val="0"/>
              <w:rPr>
                <w:rFonts w:ascii="Tahoma" w:hAnsi="Tahoma" w:cs="Tahoma"/>
                <w:sz w:val="18"/>
                <w:szCs w:val="18"/>
              </w:rPr>
            </w:pPr>
          </w:p>
        </w:tc>
      </w:tr>
      <w:tr w:rsidR="00290DBB" w:rsidRPr="008D4C02" w14:paraId="06C87210" w14:textId="77777777" w:rsidTr="00B667C3">
        <w:trPr>
          <w:cantSplit/>
        </w:trPr>
        <w:tc>
          <w:tcPr>
            <w:tcW w:w="5637" w:type="dxa"/>
            <w:shd w:val="clear" w:color="auto" w:fill="B3B3B3"/>
          </w:tcPr>
          <w:p w14:paraId="5FD37344" w14:textId="77777777" w:rsidR="00290DBB" w:rsidRDefault="00290DBB" w:rsidP="004948A2">
            <w:pPr>
              <w:pStyle w:val="Heading1"/>
              <w:keepNext w:val="0"/>
              <w:widowControl w:val="0"/>
              <w:rPr>
                <w:rFonts w:ascii="Tahoma" w:hAnsi="Tahoma" w:cs="Tahoma"/>
                <w:lang w:val="en-GB"/>
              </w:rPr>
            </w:pPr>
          </w:p>
        </w:tc>
        <w:tc>
          <w:tcPr>
            <w:tcW w:w="9756" w:type="dxa"/>
            <w:gridSpan w:val="3"/>
            <w:shd w:val="clear" w:color="auto" w:fill="B3B3B3"/>
          </w:tcPr>
          <w:p w14:paraId="4DF9E4B9" w14:textId="77777777" w:rsidR="00290DBB" w:rsidRPr="008D4C02" w:rsidRDefault="00290DBB" w:rsidP="004948A2">
            <w:pPr>
              <w:pStyle w:val="Heading1"/>
              <w:keepNext w:val="0"/>
              <w:widowControl w:val="0"/>
              <w:rPr>
                <w:rFonts w:ascii="Tahoma" w:hAnsi="Tahoma" w:cs="Tahoma"/>
                <w:lang w:val="en-GB"/>
              </w:rPr>
            </w:pPr>
            <w:r>
              <w:rPr>
                <w:rFonts w:ascii="Tahoma" w:hAnsi="Tahoma" w:cs="Tahoma"/>
                <w:lang w:val="en-GB"/>
              </w:rPr>
              <w:t>Reference use</w:t>
            </w:r>
          </w:p>
        </w:tc>
      </w:tr>
      <w:tr w:rsidR="00290DBB" w:rsidRPr="004957B5" w14:paraId="1428077A" w14:textId="77777777" w:rsidTr="00B667C3">
        <w:tc>
          <w:tcPr>
            <w:tcW w:w="5637" w:type="dxa"/>
          </w:tcPr>
          <w:p w14:paraId="52CC9605" w14:textId="77777777" w:rsidR="00290DBB" w:rsidRPr="003A20EE" w:rsidRDefault="00290DBB" w:rsidP="004948A2">
            <w:pPr>
              <w:widowControl w:val="0"/>
              <w:rPr>
                <w:rFonts w:ascii="Tahoma" w:hAnsi="Tahoma" w:cs="Tahoma"/>
                <w:sz w:val="18"/>
              </w:rPr>
            </w:pPr>
          </w:p>
        </w:tc>
        <w:tc>
          <w:tcPr>
            <w:tcW w:w="5637" w:type="dxa"/>
          </w:tcPr>
          <w:p w14:paraId="0DA41F3A" w14:textId="77777777" w:rsidR="00290DBB" w:rsidRPr="00C30061" w:rsidRDefault="00290DBB" w:rsidP="004948A2">
            <w:pPr>
              <w:widowControl w:val="0"/>
              <w:rPr>
                <w:rFonts w:ascii="Tahoma" w:hAnsi="Tahoma" w:cs="Tahoma"/>
                <w:b/>
                <w:sz w:val="20"/>
              </w:rPr>
            </w:pPr>
            <w:r w:rsidRPr="00C30061">
              <w:rPr>
                <w:rFonts w:ascii="Tahoma" w:hAnsi="Tahoma" w:cs="Tahoma"/>
                <w:b/>
                <w:sz w:val="20"/>
              </w:rPr>
              <w:t>Use of sources</w:t>
            </w:r>
          </w:p>
          <w:p w14:paraId="6C4EACA4" w14:textId="77777777" w:rsidR="00290DBB" w:rsidRPr="00671978" w:rsidRDefault="00290DBB" w:rsidP="004948A2">
            <w:pPr>
              <w:pStyle w:val="ListParagraph"/>
              <w:widowControl w:val="0"/>
              <w:numPr>
                <w:ilvl w:val="0"/>
                <w:numId w:val="19"/>
              </w:numPr>
              <w:rPr>
                <w:rFonts w:ascii="Tahoma" w:hAnsi="Tahoma" w:cs="Tahoma"/>
                <w:b/>
                <w:sz w:val="18"/>
              </w:rPr>
            </w:pPr>
            <w:r w:rsidRPr="00671978">
              <w:rPr>
                <w:rFonts w:ascii="Tahoma" w:hAnsi="Tahoma" w:cs="Tahoma"/>
                <w:sz w:val="18"/>
              </w:rPr>
              <w:t>sources are relevant and trustworthy</w:t>
            </w:r>
          </w:p>
          <w:p w14:paraId="2141EEBD" w14:textId="77777777" w:rsidR="00290DBB" w:rsidRPr="0077049E" w:rsidRDefault="00290DBB" w:rsidP="004948A2">
            <w:pPr>
              <w:pStyle w:val="ListParagraph"/>
              <w:widowControl w:val="0"/>
              <w:numPr>
                <w:ilvl w:val="0"/>
                <w:numId w:val="19"/>
              </w:numPr>
              <w:rPr>
                <w:rFonts w:ascii="Tahoma" w:hAnsi="Tahoma" w:cs="Tahoma"/>
                <w:b/>
                <w:sz w:val="18"/>
              </w:rPr>
            </w:pPr>
            <w:r w:rsidRPr="0077049E">
              <w:rPr>
                <w:rFonts w:ascii="Tahoma" w:hAnsi="Tahoma" w:cs="Tahoma"/>
                <w:sz w:val="18"/>
              </w:rPr>
              <w:lastRenderedPageBreak/>
              <w:t>when ideas, fragments, figures and data have been quoted from other work, they are accompanied by correct in-text citations</w:t>
            </w:r>
          </w:p>
          <w:p w14:paraId="79709682" w14:textId="77777777" w:rsidR="00290DBB" w:rsidRPr="00671978" w:rsidRDefault="00290DBB" w:rsidP="004948A2">
            <w:pPr>
              <w:pStyle w:val="ListParagraph"/>
              <w:widowControl w:val="0"/>
              <w:numPr>
                <w:ilvl w:val="0"/>
                <w:numId w:val="19"/>
              </w:numPr>
              <w:rPr>
                <w:rFonts w:ascii="Tahoma" w:hAnsi="Tahoma" w:cs="Tahoma"/>
                <w:b/>
                <w:sz w:val="18"/>
              </w:rPr>
            </w:pPr>
            <w:r w:rsidRPr="00671978">
              <w:rPr>
                <w:rFonts w:ascii="Tahoma" w:hAnsi="Tahoma" w:cs="Tahoma"/>
                <w:sz w:val="18"/>
              </w:rPr>
              <w:t>literal quotations have quotation marks and page numbers</w:t>
            </w:r>
          </w:p>
          <w:p w14:paraId="6F4AEEDD" w14:textId="77777777" w:rsidR="00290DBB" w:rsidRPr="00671978" w:rsidRDefault="00290DBB" w:rsidP="004948A2">
            <w:pPr>
              <w:pStyle w:val="ListParagraph"/>
              <w:widowControl w:val="0"/>
              <w:numPr>
                <w:ilvl w:val="0"/>
                <w:numId w:val="19"/>
              </w:numPr>
              <w:rPr>
                <w:rFonts w:ascii="Tahoma" w:hAnsi="Tahoma" w:cs="Tahoma"/>
                <w:b/>
                <w:sz w:val="18"/>
              </w:rPr>
            </w:pPr>
            <w:r w:rsidRPr="00671978">
              <w:rPr>
                <w:rFonts w:ascii="Tahoma" w:hAnsi="Tahoma" w:cs="Tahoma"/>
                <w:bCs/>
                <w:sz w:val="18"/>
              </w:rPr>
              <w:t>paraphrases are not too close to the original</w:t>
            </w:r>
          </w:p>
        </w:tc>
        <w:tc>
          <w:tcPr>
            <w:tcW w:w="4119" w:type="dxa"/>
            <w:gridSpan w:val="2"/>
          </w:tcPr>
          <w:p w14:paraId="28BA7505" w14:textId="77777777" w:rsidR="00290DBB" w:rsidRPr="003A20EE" w:rsidRDefault="00290DBB" w:rsidP="004948A2">
            <w:pPr>
              <w:widowControl w:val="0"/>
              <w:rPr>
                <w:rFonts w:ascii="Tahoma" w:hAnsi="Tahoma" w:cs="Tahoma"/>
                <w:sz w:val="18"/>
                <w:szCs w:val="18"/>
                <w:lang w:val="en-US"/>
              </w:rPr>
            </w:pPr>
          </w:p>
        </w:tc>
      </w:tr>
      <w:tr w:rsidR="00290DBB" w:rsidRPr="004957B5" w14:paraId="0DCD089E" w14:textId="77777777" w:rsidTr="00B667C3">
        <w:tc>
          <w:tcPr>
            <w:tcW w:w="5637" w:type="dxa"/>
          </w:tcPr>
          <w:p w14:paraId="5EB391CF" w14:textId="77777777" w:rsidR="00290DBB" w:rsidRPr="003A20EE" w:rsidRDefault="00290DBB" w:rsidP="004948A2">
            <w:pPr>
              <w:widowControl w:val="0"/>
              <w:autoSpaceDE w:val="0"/>
              <w:autoSpaceDN w:val="0"/>
              <w:adjustRightInd w:val="0"/>
              <w:rPr>
                <w:rFonts w:ascii="Arial" w:hAnsi="Arial" w:cs="Arial"/>
                <w:bCs/>
                <w:sz w:val="18"/>
                <w:szCs w:val="18"/>
                <w:lang w:val="en-US"/>
              </w:rPr>
            </w:pPr>
          </w:p>
        </w:tc>
        <w:tc>
          <w:tcPr>
            <w:tcW w:w="5637" w:type="dxa"/>
          </w:tcPr>
          <w:p w14:paraId="29ED9EC6" w14:textId="77777777" w:rsidR="00290DBB" w:rsidRPr="00F26B49" w:rsidRDefault="00290DBB" w:rsidP="004948A2">
            <w:pPr>
              <w:widowControl w:val="0"/>
              <w:rPr>
                <w:rFonts w:ascii="Tahoma" w:hAnsi="Tahoma" w:cs="Tahoma"/>
                <w:b/>
                <w:sz w:val="20"/>
              </w:rPr>
            </w:pPr>
            <w:r>
              <w:rPr>
                <w:rFonts w:ascii="Tahoma" w:hAnsi="Tahoma" w:cs="Tahoma"/>
                <w:b/>
                <w:bCs/>
                <w:sz w:val="20"/>
              </w:rPr>
              <w:t>Bibliography</w:t>
            </w:r>
          </w:p>
          <w:p w14:paraId="1BF0CCFA" w14:textId="77777777" w:rsidR="00290DBB" w:rsidRPr="00C91B30" w:rsidRDefault="00290DBB" w:rsidP="004948A2">
            <w:pPr>
              <w:widowControl w:val="0"/>
              <w:numPr>
                <w:ilvl w:val="0"/>
                <w:numId w:val="7"/>
              </w:numPr>
              <w:autoSpaceDE w:val="0"/>
              <w:autoSpaceDN w:val="0"/>
              <w:adjustRightInd w:val="0"/>
              <w:rPr>
                <w:rFonts w:ascii="Tahoma" w:hAnsi="Tahoma" w:cs="Tahoma"/>
                <w:sz w:val="18"/>
                <w:szCs w:val="22"/>
              </w:rPr>
            </w:pPr>
            <w:r w:rsidRPr="00954A8F">
              <w:rPr>
                <w:rFonts w:ascii="Tahoma" w:hAnsi="Tahoma" w:cs="Tahoma"/>
                <w:sz w:val="18"/>
                <w:szCs w:val="22"/>
              </w:rPr>
              <w:t>the references and bibliography meet the requirements</w:t>
            </w:r>
            <w:r>
              <w:rPr>
                <w:rFonts w:ascii="Tahoma" w:hAnsi="Tahoma" w:cs="Tahoma"/>
                <w:sz w:val="18"/>
                <w:szCs w:val="22"/>
              </w:rPr>
              <w:t xml:space="preserve"> </w:t>
            </w:r>
            <w:r w:rsidRPr="00C91B30">
              <w:rPr>
                <w:rFonts w:ascii="Tahoma" w:hAnsi="Tahoma" w:cs="Tahoma"/>
                <w:sz w:val="18"/>
                <w:szCs w:val="22"/>
              </w:rPr>
              <w:t>(IEEE-</w:t>
            </w:r>
          </w:p>
          <w:p w14:paraId="7FF44B63" w14:textId="77777777" w:rsidR="00290DBB" w:rsidRDefault="00290DBB" w:rsidP="004948A2">
            <w:pPr>
              <w:widowControl w:val="0"/>
              <w:autoSpaceDE w:val="0"/>
              <w:autoSpaceDN w:val="0"/>
              <w:adjustRightInd w:val="0"/>
              <w:ind w:left="360"/>
              <w:rPr>
                <w:rFonts w:ascii="Tahoma" w:hAnsi="Tahoma" w:cs="Tahoma"/>
                <w:sz w:val="18"/>
                <w:szCs w:val="22"/>
              </w:rPr>
            </w:pPr>
            <w:r w:rsidRPr="00C91B30">
              <w:rPr>
                <w:rFonts w:ascii="Tahoma" w:hAnsi="Tahoma" w:cs="Tahoma"/>
                <w:sz w:val="18"/>
                <w:szCs w:val="22"/>
              </w:rPr>
              <w:t>style)</w:t>
            </w:r>
          </w:p>
          <w:p w14:paraId="59FD1A7C" w14:textId="77777777" w:rsidR="00290DBB" w:rsidRPr="006A09C4" w:rsidRDefault="00290DBB" w:rsidP="004948A2">
            <w:pPr>
              <w:widowControl w:val="0"/>
              <w:numPr>
                <w:ilvl w:val="0"/>
                <w:numId w:val="7"/>
              </w:numPr>
              <w:autoSpaceDE w:val="0"/>
              <w:autoSpaceDN w:val="0"/>
              <w:adjustRightInd w:val="0"/>
              <w:rPr>
                <w:rFonts w:ascii="Tahoma" w:hAnsi="Tahoma" w:cs="Tahoma"/>
                <w:sz w:val="18"/>
                <w:szCs w:val="22"/>
              </w:rPr>
            </w:pPr>
            <w:r w:rsidRPr="006A09C4">
              <w:rPr>
                <w:rFonts w:ascii="Tahoma" w:hAnsi="Tahoma" w:cs="Tahoma"/>
                <w:sz w:val="18"/>
                <w:szCs w:val="22"/>
              </w:rPr>
              <w:t>every in-text citation in the t</w:t>
            </w:r>
            <w:r>
              <w:rPr>
                <w:rFonts w:ascii="Tahoma" w:hAnsi="Tahoma" w:cs="Tahoma"/>
                <w:sz w:val="18"/>
                <w:szCs w:val="22"/>
              </w:rPr>
              <w:t xml:space="preserve">ext corresponds to a reference </w:t>
            </w:r>
            <w:r w:rsidRPr="006A09C4">
              <w:rPr>
                <w:rFonts w:ascii="Tahoma" w:hAnsi="Tahoma" w:cs="Tahoma"/>
                <w:sz w:val="18"/>
                <w:szCs w:val="22"/>
              </w:rPr>
              <w:t>in the bibliography and vice versa</w:t>
            </w:r>
          </w:p>
        </w:tc>
        <w:tc>
          <w:tcPr>
            <w:tcW w:w="4119" w:type="dxa"/>
            <w:gridSpan w:val="2"/>
          </w:tcPr>
          <w:p w14:paraId="5DEDFB42" w14:textId="77777777" w:rsidR="00290DBB" w:rsidRPr="003A20EE" w:rsidRDefault="00290DBB" w:rsidP="004948A2">
            <w:pPr>
              <w:widowControl w:val="0"/>
              <w:rPr>
                <w:rFonts w:ascii="Tahoma" w:hAnsi="Tahoma" w:cs="Tahoma"/>
                <w:sz w:val="18"/>
                <w:szCs w:val="18"/>
                <w:lang w:val="en-US"/>
              </w:rPr>
            </w:pPr>
          </w:p>
        </w:tc>
      </w:tr>
      <w:tr w:rsidR="00290DBB" w:rsidRPr="008D4C02" w14:paraId="780C5EE8" w14:textId="77777777" w:rsidTr="00B667C3">
        <w:trPr>
          <w:gridAfter w:val="1"/>
          <w:wAfter w:w="9" w:type="dxa"/>
          <w:cantSplit/>
        </w:trPr>
        <w:tc>
          <w:tcPr>
            <w:tcW w:w="5637" w:type="dxa"/>
            <w:tcBorders>
              <w:bottom w:val="single" w:sz="4" w:space="0" w:color="auto"/>
            </w:tcBorders>
            <w:shd w:val="clear" w:color="auto" w:fill="B3B3B3"/>
          </w:tcPr>
          <w:p w14:paraId="0DD04F9F" w14:textId="77777777" w:rsidR="00290DBB" w:rsidRDefault="00290DBB" w:rsidP="004948A2">
            <w:pPr>
              <w:pStyle w:val="Heading1"/>
              <w:keepNext w:val="0"/>
              <w:widowControl w:val="0"/>
              <w:rPr>
                <w:rFonts w:ascii="Tahoma" w:hAnsi="Tahoma" w:cs="Tahoma"/>
                <w:lang w:val="en-GB"/>
              </w:rPr>
            </w:pPr>
          </w:p>
        </w:tc>
        <w:tc>
          <w:tcPr>
            <w:tcW w:w="9747" w:type="dxa"/>
            <w:gridSpan w:val="2"/>
            <w:tcBorders>
              <w:bottom w:val="single" w:sz="4" w:space="0" w:color="auto"/>
            </w:tcBorders>
            <w:shd w:val="clear" w:color="auto" w:fill="B3B3B3"/>
          </w:tcPr>
          <w:p w14:paraId="0B8B3F69" w14:textId="77777777" w:rsidR="00290DBB" w:rsidRPr="0090420A" w:rsidRDefault="00290DBB" w:rsidP="004948A2">
            <w:pPr>
              <w:pStyle w:val="Heading1"/>
              <w:keepNext w:val="0"/>
              <w:widowControl w:val="0"/>
              <w:rPr>
                <w:rFonts w:ascii="Tahoma" w:hAnsi="Tahoma" w:cs="Tahoma"/>
                <w:lang w:val="en-GB"/>
              </w:rPr>
            </w:pPr>
            <w:r>
              <w:rPr>
                <w:rFonts w:ascii="Tahoma" w:hAnsi="Tahoma" w:cs="Tahoma"/>
                <w:lang w:val="en-GB"/>
              </w:rPr>
              <w:t>Argumentation &amp; Structure</w:t>
            </w:r>
          </w:p>
        </w:tc>
      </w:tr>
      <w:tr w:rsidR="00290DBB" w:rsidRPr="00DB28C1" w14:paraId="62C0E9D9" w14:textId="77777777" w:rsidTr="00B667C3">
        <w:trPr>
          <w:gridAfter w:val="1"/>
          <w:wAfter w:w="9" w:type="dxa"/>
        </w:trPr>
        <w:tc>
          <w:tcPr>
            <w:tcW w:w="5637" w:type="dxa"/>
          </w:tcPr>
          <w:p w14:paraId="0DA1DA3A" w14:textId="77777777" w:rsidR="00290DBB" w:rsidRPr="003A20EE" w:rsidRDefault="00290DBB" w:rsidP="004948A2">
            <w:pPr>
              <w:pStyle w:val="Heading1"/>
              <w:keepNext w:val="0"/>
              <w:widowControl w:val="0"/>
              <w:rPr>
                <w:rFonts w:ascii="Tahoma" w:hAnsi="Tahoma" w:cs="Tahoma"/>
                <w:b w:val="0"/>
                <w:sz w:val="18"/>
                <w:szCs w:val="18"/>
                <w:lang w:val="en-GB"/>
              </w:rPr>
            </w:pPr>
          </w:p>
        </w:tc>
        <w:tc>
          <w:tcPr>
            <w:tcW w:w="5637" w:type="dxa"/>
          </w:tcPr>
          <w:p w14:paraId="153DA4EF" w14:textId="77777777" w:rsidR="00290DBB" w:rsidRPr="00C30061" w:rsidRDefault="00290DBB" w:rsidP="004948A2">
            <w:pPr>
              <w:pStyle w:val="Heading1"/>
              <w:keepNext w:val="0"/>
              <w:widowControl w:val="0"/>
              <w:rPr>
                <w:rFonts w:ascii="Tahoma" w:hAnsi="Tahoma" w:cs="Tahoma"/>
                <w:sz w:val="20"/>
                <w:lang w:val="en-GB"/>
              </w:rPr>
            </w:pPr>
            <w:r w:rsidRPr="00C30061">
              <w:rPr>
                <w:rFonts w:ascii="Tahoma" w:hAnsi="Tahoma" w:cs="Tahoma"/>
                <w:sz w:val="20"/>
                <w:lang w:val="en-GB"/>
              </w:rPr>
              <w:t>Paragraphs</w:t>
            </w:r>
          </w:p>
          <w:p w14:paraId="78ED31B3" w14:textId="77777777" w:rsidR="00290DBB" w:rsidRPr="004957B5" w:rsidRDefault="00290DBB" w:rsidP="004948A2">
            <w:pPr>
              <w:widowControl w:val="0"/>
              <w:numPr>
                <w:ilvl w:val="0"/>
                <w:numId w:val="4"/>
              </w:numPr>
              <w:rPr>
                <w:rFonts w:ascii="Tahoma" w:hAnsi="Tahoma" w:cs="Tahoma"/>
                <w:sz w:val="18"/>
                <w:szCs w:val="18"/>
              </w:rPr>
            </w:pPr>
            <w:r w:rsidRPr="004957B5">
              <w:rPr>
                <w:rFonts w:ascii="Tahoma" w:hAnsi="Tahoma" w:cs="Tahoma"/>
                <w:sz w:val="18"/>
                <w:szCs w:val="18"/>
              </w:rPr>
              <w:t>are well-constructed</w:t>
            </w:r>
          </w:p>
          <w:p w14:paraId="3E9887CE" w14:textId="77777777" w:rsidR="00290DBB" w:rsidRPr="004957B5" w:rsidRDefault="00290DBB" w:rsidP="004948A2">
            <w:pPr>
              <w:widowControl w:val="0"/>
              <w:numPr>
                <w:ilvl w:val="0"/>
                <w:numId w:val="4"/>
              </w:numPr>
              <w:rPr>
                <w:rFonts w:ascii="Tahoma" w:hAnsi="Tahoma" w:cs="Tahoma"/>
                <w:sz w:val="18"/>
                <w:szCs w:val="18"/>
                <w:lang w:val="en-US"/>
              </w:rPr>
            </w:pPr>
            <w:r w:rsidRPr="004957B5">
              <w:rPr>
                <w:rFonts w:ascii="Tahoma" w:hAnsi="Tahoma" w:cs="Tahoma"/>
                <w:sz w:val="18"/>
                <w:szCs w:val="18"/>
                <w:lang w:val="en-US"/>
              </w:rPr>
              <w:t>are not too long: each paragraph discusses one topic</w:t>
            </w:r>
          </w:p>
          <w:p w14:paraId="7C9EB356" w14:textId="77777777" w:rsidR="00290DBB" w:rsidRPr="00D61AD2" w:rsidRDefault="00290DBB" w:rsidP="004948A2">
            <w:pPr>
              <w:widowControl w:val="0"/>
              <w:numPr>
                <w:ilvl w:val="0"/>
                <w:numId w:val="4"/>
              </w:numPr>
              <w:rPr>
                <w:rFonts w:ascii="Tahoma" w:hAnsi="Tahoma" w:cs="Tahoma"/>
                <w:sz w:val="18"/>
                <w:szCs w:val="18"/>
              </w:rPr>
            </w:pPr>
            <w:r w:rsidRPr="00D61AD2">
              <w:rPr>
                <w:rFonts w:ascii="Tahoma" w:hAnsi="Tahoma" w:cs="Tahoma"/>
                <w:sz w:val="18"/>
                <w:szCs w:val="18"/>
              </w:rPr>
              <w:t>contain a clear topic sentence</w:t>
            </w:r>
            <w:r>
              <w:rPr>
                <w:rFonts w:ascii="Tahoma" w:hAnsi="Tahoma" w:cs="Tahoma"/>
                <w:sz w:val="18"/>
                <w:szCs w:val="18"/>
              </w:rPr>
              <w:t xml:space="preserve"> showing the topic of that paragraph and a link to the previous paragraph</w:t>
            </w:r>
          </w:p>
          <w:p w14:paraId="6F52F1B6" w14:textId="77777777" w:rsidR="00290DBB" w:rsidRPr="004957B5" w:rsidRDefault="00290DBB" w:rsidP="004948A2">
            <w:pPr>
              <w:widowControl w:val="0"/>
              <w:numPr>
                <w:ilvl w:val="0"/>
                <w:numId w:val="4"/>
              </w:numPr>
              <w:rPr>
                <w:rFonts w:ascii="Tahoma" w:hAnsi="Tahoma" w:cs="Tahoma"/>
                <w:sz w:val="18"/>
                <w:szCs w:val="18"/>
              </w:rPr>
            </w:pPr>
            <w:r w:rsidRPr="004957B5">
              <w:rPr>
                <w:rFonts w:ascii="Tahoma" w:hAnsi="Tahoma" w:cs="Tahoma"/>
                <w:sz w:val="18"/>
                <w:szCs w:val="18"/>
              </w:rPr>
              <w:t>are divided into a clear paragraph structure</w:t>
            </w:r>
          </w:p>
        </w:tc>
        <w:tc>
          <w:tcPr>
            <w:tcW w:w="4110" w:type="dxa"/>
          </w:tcPr>
          <w:p w14:paraId="5C0FBC8A" w14:textId="77777777" w:rsidR="00290DBB" w:rsidRPr="003A20EE" w:rsidRDefault="00290DBB" w:rsidP="004948A2">
            <w:pPr>
              <w:widowControl w:val="0"/>
              <w:rPr>
                <w:rFonts w:ascii="Tahoma" w:hAnsi="Tahoma" w:cs="Tahoma"/>
                <w:sz w:val="18"/>
                <w:szCs w:val="18"/>
              </w:rPr>
            </w:pPr>
          </w:p>
        </w:tc>
      </w:tr>
      <w:tr w:rsidR="00290DBB" w:rsidRPr="00DB28C1" w14:paraId="6CEA38A9" w14:textId="77777777" w:rsidTr="00B667C3">
        <w:trPr>
          <w:gridAfter w:val="1"/>
          <w:wAfter w:w="9" w:type="dxa"/>
        </w:trPr>
        <w:tc>
          <w:tcPr>
            <w:tcW w:w="5637" w:type="dxa"/>
          </w:tcPr>
          <w:p w14:paraId="1DD8235E" w14:textId="77777777" w:rsidR="00290DBB" w:rsidRPr="003A20EE" w:rsidRDefault="00290DBB" w:rsidP="004948A2">
            <w:pPr>
              <w:pStyle w:val="Heading1"/>
              <w:keepNext w:val="0"/>
              <w:widowControl w:val="0"/>
              <w:rPr>
                <w:rFonts w:ascii="Tahoma" w:hAnsi="Tahoma" w:cs="Tahoma"/>
                <w:b w:val="0"/>
                <w:sz w:val="18"/>
                <w:szCs w:val="18"/>
                <w:lang w:val="en-GB"/>
              </w:rPr>
            </w:pPr>
          </w:p>
        </w:tc>
        <w:tc>
          <w:tcPr>
            <w:tcW w:w="5637" w:type="dxa"/>
          </w:tcPr>
          <w:p w14:paraId="07D19875" w14:textId="77777777" w:rsidR="00290DBB" w:rsidRPr="00C30061" w:rsidRDefault="00290DBB" w:rsidP="004948A2">
            <w:pPr>
              <w:pStyle w:val="Heading1"/>
              <w:keepNext w:val="0"/>
              <w:widowControl w:val="0"/>
              <w:rPr>
                <w:rFonts w:ascii="Tahoma" w:hAnsi="Tahoma" w:cs="Tahoma"/>
                <w:bCs w:val="0"/>
                <w:sz w:val="20"/>
                <w:lang w:val="en-GB"/>
              </w:rPr>
            </w:pPr>
            <w:r w:rsidRPr="00C30061">
              <w:rPr>
                <w:rFonts w:ascii="Tahoma" w:hAnsi="Tahoma" w:cs="Tahoma"/>
                <w:bCs w:val="0"/>
                <w:sz w:val="20"/>
                <w:lang w:val="en-GB"/>
              </w:rPr>
              <w:t>Storyline</w:t>
            </w:r>
          </w:p>
          <w:p w14:paraId="0ED262AD" w14:textId="77777777" w:rsidR="00290DBB" w:rsidRPr="0077049E" w:rsidRDefault="00290DBB" w:rsidP="004948A2">
            <w:pPr>
              <w:widowControl w:val="0"/>
              <w:numPr>
                <w:ilvl w:val="0"/>
                <w:numId w:val="10"/>
              </w:numPr>
              <w:autoSpaceDE w:val="0"/>
              <w:autoSpaceDN w:val="0"/>
              <w:adjustRightInd w:val="0"/>
              <w:rPr>
                <w:rFonts w:ascii="Tahoma" w:hAnsi="Tahoma" w:cs="Tahoma"/>
                <w:sz w:val="18"/>
              </w:rPr>
            </w:pPr>
            <w:r>
              <w:rPr>
                <w:rFonts w:ascii="Tahoma" w:hAnsi="Tahoma" w:cs="Tahoma"/>
                <w:sz w:val="18"/>
              </w:rPr>
              <w:t>t</w:t>
            </w:r>
            <w:r w:rsidRPr="0077049E">
              <w:rPr>
                <w:rFonts w:ascii="Tahoma" w:hAnsi="Tahoma" w:cs="Tahoma"/>
                <w:sz w:val="18"/>
              </w:rPr>
              <w:t>here is a clear storyline/main theme throughout the paper</w:t>
            </w:r>
          </w:p>
          <w:p w14:paraId="382033BB" w14:textId="36AF390F" w:rsidR="00290DBB" w:rsidRPr="0077049E" w:rsidRDefault="00290DBB" w:rsidP="004948A2">
            <w:pPr>
              <w:widowControl w:val="0"/>
              <w:numPr>
                <w:ilvl w:val="0"/>
                <w:numId w:val="10"/>
              </w:numPr>
              <w:autoSpaceDE w:val="0"/>
              <w:autoSpaceDN w:val="0"/>
              <w:adjustRightInd w:val="0"/>
              <w:rPr>
                <w:rFonts w:ascii="Tahoma" w:hAnsi="Tahoma" w:cs="Tahoma"/>
                <w:sz w:val="18"/>
              </w:rPr>
            </w:pPr>
            <w:r>
              <w:rPr>
                <w:rFonts w:ascii="Tahoma" w:hAnsi="Tahoma" w:cs="Tahoma"/>
                <w:sz w:val="18"/>
              </w:rPr>
              <w:t>t</w:t>
            </w:r>
            <w:r w:rsidRPr="0077049E">
              <w:rPr>
                <w:rFonts w:ascii="Tahoma" w:hAnsi="Tahoma" w:cs="Tahoma"/>
                <w:sz w:val="18"/>
              </w:rPr>
              <w:t>he conclusion matches the</w:t>
            </w:r>
            <w:r w:rsidR="00FC15F7">
              <w:rPr>
                <w:rFonts w:ascii="Tahoma" w:hAnsi="Tahoma" w:cs="Tahoma"/>
                <w:sz w:val="18"/>
              </w:rPr>
              <w:t xml:space="preserve"> I</w:t>
            </w:r>
            <w:r w:rsidRPr="0077049E">
              <w:rPr>
                <w:rFonts w:ascii="Tahoma" w:hAnsi="Tahoma" w:cs="Tahoma"/>
                <w:sz w:val="18"/>
              </w:rPr>
              <w:t xml:space="preserve">ntroduction and the intermediate sections lead the reader from </w:t>
            </w:r>
            <w:r w:rsidR="00FC15F7">
              <w:rPr>
                <w:rFonts w:ascii="Tahoma" w:hAnsi="Tahoma" w:cs="Tahoma"/>
                <w:sz w:val="18"/>
              </w:rPr>
              <w:t>I</w:t>
            </w:r>
            <w:r w:rsidRPr="0077049E">
              <w:rPr>
                <w:rFonts w:ascii="Tahoma" w:hAnsi="Tahoma" w:cs="Tahoma"/>
                <w:sz w:val="18"/>
              </w:rPr>
              <w:t xml:space="preserve">ntroduction to </w:t>
            </w:r>
            <w:r w:rsidR="00FC15F7">
              <w:rPr>
                <w:rFonts w:ascii="Tahoma" w:hAnsi="Tahoma" w:cs="Tahoma"/>
                <w:sz w:val="18"/>
              </w:rPr>
              <w:t>C</w:t>
            </w:r>
            <w:r w:rsidRPr="0077049E">
              <w:rPr>
                <w:rFonts w:ascii="Tahoma" w:hAnsi="Tahoma" w:cs="Tahoma"/>
                <w:sz w:val="18"/>
              </w:rPr>
              <w:t xml:space="preserve">onclusion. </w:t>
            </w:r>
          </w:p>
        </w:tc>
        <w:tc>
          <w:tcPr>
            <w:tcW w:w="4110" w:type="dxa"/>
          </w:tcPr>
          <w:p w14:paraId="466D5F34" w14:textId="77777777" w:rsidR="00290DBB" w:rsidRPr="003A20EE" w:rsidRDefault="00290DBB" w:rsidP="004948A2">
            <w:pPr>
              <w:widowControl w:val="0"/>
              <w:rPr>
                <w:rFonts w:ascii="Tahoma" w:hAnsi="Tahoma" w:cs="Tahoma"/>
                <w:sz w:val="18"/>
                <w:szCs w:val="18"/>
              </w:rPr>
            </w:pPr>
          </w:p>
        </w:tc>
      </w:tr>
      <w:tr w:rsidR="00290DBB" w:rsidRPr="00DB28C1" w14:paraId="2C88F402" w14:textId="77777777" w:rsidTr="00B667C3">
        <w:trPr>
          <w:gridAfter w:val="1"/>
          <w:wAfter w:w="9" w:type="dxa"/>
        </w:trPr>
        <w:tc>
          <w:tcPr>
            <w:tcW w:w="5637" w:type="dxa"/>
          </w:tcPr>
          <w:p w14:paraId="708CA560" w14:textId="77777777" w:rsidR="00290DBB" w:rsidRPr="003A20EE" w:rsidRDefault="00290DBB" w:rsidP="004948A2">
            <w:pPr>
              <w:widowControl w:val="0"/>
              <w:autoSpaceDE w:val="0"/>
              <w:autoSpaceDN w:val="0"/>
              <w:adjustRightInd w:val="0"/>
              <w:rPr>
                <w:rFonts w:ascii="Tahoma" w:hAnsi="Tahoma" w:cs="Tahoma"/>
                <w:sz w:val="18"/>
                <w:szCs w:val="18"/>
              </w:rPr>
            </w:pPr>
          </w:p>
        </w:tc>
        <w:tc>
          <w:tcPr>
            <w:tcW w:w="5637" w:type="dxa"/>
          </w:tcPr>
          <w:p w14:paraId="5EB148FD" w14:textId="77777777" w:rsidR="00290DBB" w:rsidRPr="00C30061" w:rsidRDefault="00290DBB" w:rsidP="004948A2">
            <w:pPr>
              <w:widowControl w:val="0"/>
              <w:autoSpaceDE w:val="0"/>
              <w:autoSpaceDN w:val="0"/>
              <w:adjustRightInd w:val="0"/>
              <w:rPr>
                <w:rFonts w:ascii="Tahoma" w:hAnsi="Tahoma" w:cs="Tahoma"/>
                <w:b/>
                <w:sz w:val="20"/>
              </w:rPr>
            </w:pPr>
            <w:r w:rsidRPr="00C30061">
              <w:rPr>
                <w:rFonts w:ascii="Tahoma" w:hAnsi="Tahoma" w:cs="Tahoma"/>
                <w:b/>
                <w:sz w:val="20"/>
              </w:rPr>
              <w:t>Argumentation</w:t>
            </w:r>
          </w:p>
          <w:p w14:paraId="5249E827" w14:textId="33B8B9F4" w:rsidR="00290DBB" w:rsidRPr="0077049E" w:rsidRDefault="00290DBB" w:rsidP="004948A2">
            <w:pPr>
              <w:widowControl w:val="0"/>
              <w:numPr>
                <w:ilvl w:val="0"/>
                <w:numId w:val="10"/>
              </w:numPr>
              <w:autoSpaceDE w:val="0"/>
              <w:autoSpaceDN w:val="0"/>
              <w:adjustRightInd w:val="0"/>
              <w:rPr>
                <w:rFonts w:ascii="Tahoma" w:hAnsi="Tahoma" w:cs="Tahoma"/>
                <w:sz w:val="18"/>
              </w:rPr>
            </w:pPr>
            <w:r>
              <w:rPr>
                <w:rFonts w:ascii="Tahoma" w:hAnsi="Tahoma" w:cs="Tahoma"/>
                <w:sz w:val="18"/>
              </w:rPr>
              <w:t>t</w:t>
            </w:r>
            <w:r w:rsidRPr="0077049E">
              <w:rPr>
                <w:rFonts w:ascii="Tahoma" w:hAnsi="Tahoma" w:cs="Tahoma"/>
                <w:sz w:val="18"/>
              </w:rPr>
              <w:t xml:space="preserve">he </w:t>
            </w:r>
            <w:r w:rsidR="00136705">
              <w:rPr>
                <w:rFonts w:ascii="Tahoma" w:hAnsi="Tahoma" w:cs="Tahoma"/>
                <w:sz w:val="18"/>
              </w:rPr>
              <w:t>argumentation is</w:t>
            </w:r>
            <w:r w:rsidRPr="0077049E">
              <w:rPr>
                <w:rFonts w:ascii="Tahoma" w:hAnsi="Tahoma" w:cs="Tahoma"/>
                <w:sz w:val="18"/>
              </w:rPr>
              <w:t xml:space="preserve"> clearly rec</w:t>
            </w:r>
            <w:r>
              <w:rPr>
                <w:rFonts w:ascii="Tahoma" w:hAnsi="Tahoma" w:cs="Tahoma"/>
                <w:sz w:val="18"/>
              </w:rPr>
              <w:t>ognizable</w:t>
            </w:r>
          </w:p>
          <w:p w14:paraId="785BFCA0" w14:textId="77777777" w:rsidR="00290DBB" w:rsidRDefault="00290DBB" w:rsidP="004948A2">
            <w:pPr>
              <w:widowControl w:val="0"/>
              <w:numPr>
                <w:ilvl w:val="0"/>
                <w:numId w:val="10"/>
              </w:numPr>
              <w:autoSpaceDE w:val="0"/>
              <w:autoSpaceDN w:val="0"/>
              <w:adjustRightInd w:val="0"/>
              <w:rPr>
                <w:rFonts w:ascii="Tahoma" w:hAnsi="Tahoma" w:cs="Tahoma"/>
                <w:sz w:val="18"/>
              </w:rPr>
            </w:pPr>
            <w:r>
              <w:rPr>
                <w:rFonts w:ascii="Tahoma" w:hAnsi="Tahoma" w:cs="Tahoma"/>
                <w:sz w:val="18"/>
              </w:rPr>
              <w:t>is clear and well structured</w:t>
            </w:r>
          </w:p>
          <w:p w14:paraId="7BF78BDE" w14:textId="05F64662" w:rsidR="00290DBB" w:rsidRPr="00F712D7" w:rsidRDefault="00290DBB" w:rsidP="004948A2">
            <w:pPr>
              <w:widowControl w:val="0"/>
              <w:numPr>
                <w:ilvl w:val="0"/>
                <w:numId w:val="10"/>
              </w:numPr>
              <w:autoSpaceDE w:val="0"/>
              <w:autoSpaceDN w:val="0"/>
              <w:adjustRightInd w:val="0"/>
              <w:rPr>
                <w:rFonts w:ascii="Tahoma" w:hAnsi="Tahoma" w:cs="Tahoma"/>
                <w:sz w:val="18"/>
                <w:szCs w:val="18"/>
              </w:rPr>
            </w:pPr>
            <w:r>
              <w:rPr>
                <w:rFonts w:ascii="Tahoma" w:hAnsi="Tahoma" w:cs="Tahoma"/>
                <w:sz w:val="18"/>
              </w:rPr>
              <w:t>reasoning is built upon sources</w:t>
            </w:r>
          </w:p>
          <w:p w14:paraId="62BDCCB1" w14:textId="77777777" w:rsidR="00290DBB" w:rsidRPr="004957B5" w:rsidRDefault="00290DBB" w:rsidP="004948A2">
            <w:pPr>
              <w:widowControl w:val="0"/>
              <w:numPr>
                <w:ilvl w:val="0"/>
                <w:numId w:val="10"/>
              </w:numPr>
              <w:autoSpaceDE w:val="0"/>
              <w:autoSpaceDN w:val="0"/>
              <w:adjustRightInd w:val="0"/>
              <w:rPr>
                <w:rFonts w:ascii="Tahoma" w:hAnsi="Tahoma" w:cs="Tahoma"/>
                <w:sz w:val="18"/>
                <w:szCs w:val="18"/>
              </w:rPr>
            </w:pPr>
            <w:r>
              <w:rPr>
                <w:rFonts w:ascii="Tahoma" w:hAnsi="Tahoma" w:cs="Tahoma"/>
                <w:sz w:val="18"/>
              </w:rPr>
              <w:t>contains a critical comparison of multiple sources</w:t>
            </w:r>
          </w:p>
        </w:tc>
        <w:tc>
          <w:tcPr>
            <w:tcW w:w="4110" w:type="dxa"/>
          </w:tcPr>
          <w:p w14:paraId="266284AF" w14:textId="77777777" w:rsidR="00290DBB" w:rsidRPr="003A20EE" w:rsidRDefault="00290DBB" w:rsidP="004948A2">
            <w:pPr>
              <w:widowControl w:val="0"/>
              <w:rPr>
                <w:rFonts w:ascii="Tahoma" w:hAnsi="Tahoma" w:cs="Tahoma"/>
                <w:sz w:val="18"/>
                <w:szCs w:val="18"/>
              </w:rPr>
            </w:pPr>
          </w:p>
        </w:tc>
      </w:tr>
      <w:tr w:rsidR="00290DBB" w:rsidRPr="008D4C02" w14:paraId="00CE0C28" w14:textId="77777777" w:rsidTr="00B667C3">
        <w:trPr>
          <w:gridAfter w:val="1"/>
          <w:wAfter w:w="9" w:type="dxa"/>
          <w:cantSplit/>
        </w:trPr>
        <w:tc>
          <w:tcPr>
            <w:tcW w:w="5637" w:type="dxa"/>
            <w:tcBorders>
              <w:bottom w:val="single" w:sz="4" w:space="0" w:color="auto"/>
            </w:tcBorders>
            <w:shd w:val="clear" w:color="auto" w:fill="B3B3B3"/>
          </w:tcPr>
          <w:p w14:paraId="1D05C0AD" w14:textId="77777777" w:rsidR="00290DBB" w:rsidRDefault="00290DBB" w:rsidP="004948A2">
            <w:pPr>
              <w:pStyle w:val="Heading1"/>
              <w:keepNext w:val="0"/>
              <w:widowControl w:val="0"/>
              <w:rPr>
                <w:rFonts w:ascii="Tahoma" w:hAnsi="Tahoma" w:cs="Tahoma"/>
                <w:lang w:val="en-GB"/>
              </w:rPr>
            </w:pPr>
          </w:p>
        </w:tc>
        <w:tc>
          <w:tcPr>
            <w:tcW w:w="9747" w:type="dxa"/>
            <w:gridSpan w:val="2"/>
            <w:tcBorders>
              <w:bottom w:val="single" w:sz="4" w:space="0" w:color="auto"/>
            </w:tcBorders>
            <w:shd w:val="clear" w:color="auto" w:fill="B3B3B3"/>
          </w:tcPr>
          <w:p w14:paraId="00BD7F6C" w14:textId="77777777" w:rsidR="00290DBB" w:rsidRPr="008D4C02" w:rsidRDefault="00290DBB" w:rsidP="004948A2">
            <w:pPr>
              <w:pStyle w:val="Heading1"/>
              <w:keepNext w:val="0"/>
              <w:widowControl w:val="0"/>
              <w:rPr>
                <w:rFonts w:ascii="Tahoma" w:hAnsi="Tahoma" w:cs="Tahoma"/>
                <w:lang w:val="en-GB"/>
              </w:rPr>
            </w:pPr>
            <w:r>
              <w:rPr>
                <w:rFonts w:ascii="Tahoma" w:hAnsi="Tahoma" w:cs="Tahoma"/>
                <w:lang w:val="en-GB"/>
              </w:rPr>
              <w:t>Style</w:t>
            </w:r>
          </w:p>
        </w:tc>
      </w:tr>
      <w:tr w:rsidR="00290DBB" w:rsidRPr="004957B5" w14:paraId="31F58B30" w14:textId="77777777" w:rsidTr="00B667C3">
        <w:trPr>
          <w:gridAfter w:val="1"/>
          <w:wAfter w:w="9" w:type="dxa"/>
        </w:trPr>
        <w:tc>
          <w:tcPr>
            <w:tcW w:w="5637" w:type="dxa"/>
            <w:tcBorders>
              <w:bottom w:val="single" w:sz="4" w:space="0" w:color="auto"/>
            </w:tcBorders>
          </w:tcPr>
          <w:p w14:paraId="7BB51DAA" w14:textId="77777777" w:rsidR="00290DBB" w:rsidRPr="00FA7B26" w:rsidRDefault="00290DBB" w:rsidP="004948A2">
            <w:pPr>
              <w:widowControl w:val="0"/>
              <w:autoSpaceDE w:val="0"/>
              <w:autoSpaceDN w:val="0"/>
              <w:adjustRightInd w:val="0"/>
              <w:ind w:left="426"/>
              <w:rPr>
                <w:rFonts w:ascii="Tahoma" w:hAnsi="Tahoma" w:cs="Tahoma"/>
                <w:sz w:val="18"/>
                <w:szCs w:val="18"/>
                <w:highlight w:val="yellow"/>
              </w:rPr>
            </w:pPr>
          </w:p>
        </w:tc>
        <w:tc>
          <w:tcPr>
            <w:tcW w:w="5637" w:type="dxa"/>
            <w:tcBorders>
              <w:bottom w:val="single" w:sz="4" w:space="0" w:color="auto"/>
            </w:tcBorders>
          </w:tcPr>
          <w:p w14:paraId="6E4004DE" w14:textId="77777777" w:rsidR="00290DBB" w:rsidRPr="00550ADB" w:rsidRDefault="00290DBB" w:rsidP="004948A2">
            <w:pPr>
              <w:widowControl w:val="0"/>
              <w:numPr>
                <w:ilvl w:val="0"/>
                <w:numId w:val="18"/>
              </w:numPr>
              <w:tabs>
                <w:tab w:val="clear" w:pos="720"/>
                <w:tab w:val="num" w:pos="426"/>
              </w:tabs>
              <w:autoSpaceDE w:val="0"/>
              <w:autoSpaceDN w:val="0"/>
              <w:adjustRightInd w:val="0"/>
              <w:ind w:left="426" w:hanging="426"/>
              <w:rPr>
                <w:rFonts w:ascii="Tahoma" w:hAnsi="Tahoma" w:cs="Tahoma"/>
                <w:sz w:val="18"/>
                <w:szCs w:val="18"/>
              </w:rPr>
            </w:pPr>
            <w:r w:rsidRPr="00550ADB">
              <w:rPr>
                <w:rFonts w:ascii="Tahoma" w:hAnsi="Tahoma" w:cs="Tahoma"/>
                <w:sz w:val="18"/>
                <w:szCs w:val="18"/>
              </w:rPr>
              <w:t xml:space="preserve">correct use of English: understandable, no spelling errors, acceptable grammar, no lexical mistakes </w:t>
            </w:r>
          </w:p>
          <w:p w14:paraId="29079EC7" w14:textId="77777777" w:rsidR="00290DBB" w:rsidRPr="00550ADB" w:rsidRDefault="00290DBB" w:rsidP="004948A2">
            <w:pPr>
              <w:widowControl w:val="0"/>
              <w:numPr>
                <w:ilvl w:val="0"/>
                <w:numId w:val="18"/>
              </w:numPr>
              <w:tabs>
                <w:tab w:val="clear" w:pos="720"/>
                <w:tab w:val="num" w:pos="426"/>
              </w:tabs>
              <w:autoSpaceDE w:val="0"/>
              <w:autoSpaceDN w:val="0"/>
              <w:adjustRightInd w:val="0"/>
              <w:ind w:left="426" w:hanging="426"/>
              <w:rPr>
                <w:rFonts w:ascii="Tahoma" w:hAnsi="Tahoma" w:cs="Tahoma"/>
                <w:sz w:val="18"/>
                <w:szCs w:val="18"/>
              </w:rPr>
            </w:pPr>
            <w:r w:rsidRPr="00550ADB">
              <w:rPr>
                <w:rFonts w:ascii="Tahoma" w:hAnsi="Tahoma" w:cs="Tahoma"/>
                <w:sz w:val="18"/>
                <w:szCs w:val="18"/>
              </w:rPr>
              <w:t>the style used is appropriate to an academic register: objective, relatively formal and concise</w:t>
            </w:r>
          </w:p>
          <w:p w14:paraId="246301F3" w14:textId="77777777" w:rsidR="00290DBB" w:rsidRPr="00550ADB" w:rsidRDefault="00290DBB" w:rsidP="004948A2">
            <w:pPr>
              <w:widowControl w:val="0"/>
              <w:numPr>
                <w:ilvl w:val="0"/>
                <w:numId w:val="18"/>
              </w:numPr>
              <w:tabs>
                <w:tab w:val="clear" w:pos="720"/>
                <w:tab w:val="num" w:pos="426"/>
              </w:tabs>
              <w:autoSpaceDE w:val="0"/>
              <w:autoSpaceDN w:val="0"/>
              <w:adjustRightInd w:val="0"/>
              <w:ind w:left="426" w:hanging="426"/>
              <w:rPr>
                <w:rFonts w:ascii="Tahoma" w:hAnsi="Tahoma" w:cs="Tahoma"/>
                <w:sz w:val="18"/>
                <w:szCs w:val="18"/>
              </w:rPr>
            </w:pPr>
            <w:r w:rsidRPr="00550ADB">
              <w:rPr>
                <w:rFonts w:ascii="Tahoma" w:hAnsi="Tahoma" w:cs="Tahoma"/>
                <w:sz w:val="18"/>
                <w:szCs w:val="18"/>
                <w:lang w:val="en-US"/>
              </w:rPr>
              <w:t xml:space="preserve">the writing style is clear and reader friendly: sentences are not too long or complicated and there is no ambiguity. </w:t>
            </w:r>
          </w:p>
        </w:tc>
        <w:tc>
          <w:tcPr>
            <w:tcW w:w="4110" w:type="dxa"/>
            <w:tcBorders>
              <w:bottom w:val="single" w:sz="4" w:space="0" w:color="auto"/>
            </w:tcBorders>
          </w:tcPr>
          <w:p w14:paraId="054E8FF6" w14:textId="77777777" w:rsidR="00290DBB" w:rsidRPr="003A20EE" w:rsidRDefault="00290DBB" w:rsidP="004948A2">
            <w:pPr>
              <w:widowControl w:val="0"/>
              <w:rPr>
                <w:rFonts w:ascii="Tahoma" w:hAnsi="Tahoma" w:cs="Tahoma"/>
                <w:sz w:val="18"/>
                <w:szCs w:val="18"/>
                <w:lang w:val="en-US"/>
              </w:rPr>
            </w:pPr>
          </w:p>
        </w:tc>
      </w:tr>
      <w:tr w:rsidR="00290DBB" w:rsidRPr="008D4C02" w14:paraId="2D3842B1" w14:textId="77777777" w:rsidTr="00B667C3">
        <w:trPr>
          <w:gridAfter w:val="1"/>
          <w:wAfter w:w="9" w:type="dxa"/>
          <w:cantSplit/>
        </w:trPr>
        <w:tc>
          <w:tcPr>
            <w:tcW w:w="5637" w:type="dxa"/>
            <w:shd w:val="clear" w:color="auto" w:fill="B3B3B3"/>
          </w:tcPr>
          <w:p w14:paraId="33E97A78" w14:textId="77777777" w:rsidR="00290DBB" w:rsidRDefault="00290DBB" w:rsidP="004948A2">
            <w:pPr>
              <w:pStyle w:val="Heading1"/>
              <w:keepNext w:val="0"/>
              <w:widowControl w:val="0"/>
              <w:rPr>
                <w:rFonts w:ascii="Tahoma" w:hAnsi="Tahoma" w:cs="Tahoma"/>
                <w:lang w:val="en-GB"/>
              </w:rPr>
            </w:pPr>
          </w:p>
        </w:tc>
        <w:tc>
          <w:tcPr>
            <w:tcW w:w="9747" w:type="dxa"/>
            <w:gridSpan w:val="2"/>
            <w:shd w:val="clear" w:color="auto" w:fill="B3B3B3"/>
          </w:tcPr>
          <w:p w14:paraId="1F0C12C1" w14:textId="77777777" w:rsidR="00290DBB" w:rsidRPr="00550ADB" w:rsidRDefault="00290DBB" w:rsidP="004948A2">
            <w:pPr>
              <w:pStyle w:val="Heading1"/>
              <w:keepNext w:val="0"/>
              <w:widowControl w:val="0"/>
              <w:rPr>
                <w:rFonts w:ascii="Tahoma" w:hAnsi="Tahoma" w:cs="Tahoma"/>
                <w:lang w:val="en-GB"/>
              </w:rPr>
            </w:pPr>
            <w:r w:rsidRPr="00550ADB">
              <w:rPr>
                <w:rFonts w:ascii="Tahoma" w:hAnsi="Tahoma" w:cs="Tahoma"/>
                <w:lang w:val="en-GB"/>
              </w:rPr>
              <w:t>Illustrations and layout</w:t>
            </w:r>
          </w:p>
        </w:tc>
      </w:tr>
      <w:tr w:rsidR="00290DBB" w:rsidRPr="004957B5" w14:paraId="4FCA748D" w14:textId="77777777" w:rsidTr="00B667C3">
        <w:trPr>
          <w:gridAfter w:val="1"/>
          <w:wAfter w:w="9" w:type="dxa"/>
        </w:trPr>
        <w:tc>
          <w:tcPr>
            <w:tcW w:w="5637" w:type="dxa"/>
          </w:tcPr>
          <w:p w14:paraId="62634C34" w14:textId="77777777" w:rsidR="00290DBB" w:rsidRPr="003A20EE" w:rsidRDefault="00290DBB" w:rsidP="004948A2">
            <w:pPr>
              <w:pStyle w:val="Heading1"/>
              <w:keepNext w:val="0"/>
              <w:widowControl w:val="0"/>
              <w:rPr>
                <w:rFonts w:ascii="Tahoma" w:hAnsi="Tahoma" w:cs="Tahoma"/>
                <w:b w:val="0"/>
                <w:sz w:val="18"/>
              </w:rPr>
            </w:pPr>
          </w:p>
        </w:tc>
        <w:tc>
          <w:tcPr>
            <w:tcW w:w="5637" w:type="dxa"/>
          </w:tcPr>
          <w:p w14:paraId="166F40CF" w14:textId="77777777" w:rsidR="00290DBB" w:rsidRPr="00C30061" w:rsidRDefault="00290DBB" w:rsidP="004948A2">
            <w:pPr>
              <w:pStyle w:val="Heading1"/>
              <w:keepNext w:val="0"/>
              <w:widowControl w:val="0"/>
              <w:rPr>
                <w:rFonts w:ascii="Tahoma" w:hAnsi="Tahoma" w:cs="Tahoma"/>
                <w:sz w:val="20"/>
              </w:rPr>
            </w:pPr>
            <w:r w:rsidRPr="00C30061">
              <w:rPr>
                <w:rFonts w:ascii="Tahoma" w:hAnsi="Tahoma" w:cs="Tahoma"/>
                <w:sz w:val="20"/>
              </w:rPr>
              <w:t>Tables and figures</w:t>
            </w:r>
          </w:p>
          <w:p w14:paraId="4515F77A" w14:textId="77777777" w:rsidR="00290DBB" w:rsidRPr="00550ADB" w:rsidRDefault="00290DBB" w:rsidP="004948A2">
            <w:pPr>
              <w:widowControl w:val="0"/>
              <w:numPr>
                <w:ilvl w:val="0"/>
                <w:numId w:val="3"/>
              </w:numPr>
              <w:autoSpaceDE w:val="0"/>
              <w:autoSpaceDN w:val="0"/>
              <w:adjustRightInd w:val="0"/>
              <w:rPr>
                <w:rFonts w:ascii="Tahoma" w:hAnsi="Tahoma" w:cs="Tahoma"/>
                <w:sz w:val="18"/>
                <w:szCs w:val="18"/>
              </w:rPr>
            </w:pPr>
            <w:r w:rsidRPr="00550ADB">
              <w:rPr>
                <w:rFonts w:ascii="Tahoma" w:hAnsi="Tahoma" w:cs="Tahoma"/>
                <w:sz w:val="18"/>
                <w:szCs w:val="18"/>
              </w:rPr>
              <w:t>all have a number and a caption</w:t>
            </w:r>
          </w:p>
          <w:p w14:paraId="76C3D896" w14:textId="77777777" w:rsidR="00290DBB" w:rsidRPr="00550ADB" w:rsidRDefault="00290DBB" w:rsidP="004948A2">
            <w:pPr>
              <w:widowControl w:val="0"/>
              <w:numPr>
                <w:ilvl w:val="0"/>
                <w:numId w:val="3"/>
              </w:numPr>
              <w:autoSpaceDE w:val="0"/>
              <w:autoSpaceDN w:val="0"/>
              <w:adjustRightInd w:val="0"/>
              <w:rPr>
                <w:rFonts w:ascii="Tahoma" w:hAnsi="Tahoma" w:cs="Tahoma"/>
                <w:sz w:val="18"/>
                <w:szCs w:val="18"/>
              </w:rPr>
            </w:pPr>
            <w:r w:rsidRPr="00550ADB">
              <w:rPr>
                <w:rFonts w:ascii="Tahoma" w:hAnsi="Tahoma" w:cs="Tahoma"/>
                <w:sz w:val="18"/>
                <w:szCs w:val="18"/>
              </w:rPr>
              <w:t>all are referred to at least once in the text</w:t>
            </w:r>
          </w:p>
          <w:p w14:paraId="5258E774" w14:textId="77777777" w:rsidR="00290DBB" w:rsidRPr="00550ADB" w:rsidRDefault="00290DBB" w:rsidP="004948A2">
            <w:pPr>
              <w:widowControl w:val="0"/>
              <w:numPr>
                <w:ilvl w:val="0"/>
                <w:numId w:val="3"/>
              </w:numPr>
              <w:rPr>
                <w:rFonts w:ascii="Tahoma" w:hAnsi="Tahoma" w:cs="Tahoma"/>
                <w:sz w:val="18"/>
                <w:szCs w:val="18"/>
                <w:lang w:val="en-US"/>
              </w:rPr>
            </w:pPr>
            <w:r w:rsidRPr="00550ADB">
              <w:rPr>
                <w:rFonts w:ascii="Tahoma" w:hAnsi="Tahoma" w:cs="Tahoma"/>
                <w:sz w:val="18"/>
                <w:szCs w:val="18"/>
              </w:rPr>
              <w:t>if copied, they contain a reference</w:t>
            </w:r>
          </w:p>
          <w:p w14:paraId="5D241388" w14:textId="77777777" w:rsidR="00290DBB" w:rsidRDefault="00290DBB" w:rsidP="004948A2">
            <w:pPr>
              <w:widowControl w:val="0"/>
              <w:numPr>
                <w:ilvl w:val="0"/>
                <w:numId w:val="3"/>
              </w:numPr>
              <w:rPr>
                <w:rFonts w:ascii="Tahoma" w:hAnsi="Tahoma" w:cs="Tahoma"/>
                <w:sz w:val="18"/>
                <w:lang w:val="en-US"/>
              </w:rPr>
            </w:pPr>
            <w:r w:rsidRPr="00550ADB">
              <w:rPr>
                <w:rFonts w:ascii="Tahoma" w:hAnsi="Tahoma" w:cs="Tahoma"/>
                <w:sz w:val="18"/>
                <w:lang w:val="en-US"/>
              </w:rPr>
              <w:t>can be interpreted on their own (e.g.</w:t>
            </w:r>
            <w:ins w:id="2" w:author="Aliza Glasbergen-Plas" w:date="2022-09-06T15:52:00Z">
              <w:r w:rsidRPr="00550ADB">
                <w:rPr>
                  <w:rFonts w:ascii="Tahoma" w:hAnsi="Tahoma" w:cs="Tahoma"/>
                  <w:sz w:val="18"/>
                  <w:lang w:val="en-US"/>
                </w:rPr>
                <w:t>,</w:t>
              </w:r>
            </w:ins>
            <w:r w:rsidRPr="00550ADB">
              <w:rPr>
                <w:rFonts w:ascii="Tahoma" w:hAnsi="Tahoma" w:cs="Tahoma"/>
                <w:sz w:val="18"/>
                <w:lang w:val="en-US"/>
              </w:rPr>
              <w:t xml:space="preserve"> by means of a legend)</w:t>
            </w:r>
          </w:p>
          <w:p w14:paraId="37B43BCF" w14:textId="77777777" w:rsidR="00C30061" w:rsidRPr="00550ADB" w:rsidRDefault="00C30061" w:rsidP="00C30061">
            <w:pPr>
              <w:widowControl w:val="0"/>
              <w:ind w:left="432"/>
              <w:rPr>
                <w:rFonts w:ascii="Tahoma" w:hAnsi="Tahoma" w:cs="Tahoma"/>
                <w:sz w:val="18"/>
                <w:lang w:val="en-US"/>
              </w:rPr>
            </w:pPr>
          </w:p>
        </w:tc>
        <w:tc>
          <w:tcPr>
            <w:tcW w:w="4110" w:type="dxa"/>
          </w:tcPr>
          <w:p w14:paraId="186758E8" w14:textId="77777777" w:rsidR="00290DBB" w:rsidRPr="003A20EE" w:rsidRDefault="00290DBB" w:rsidP="004948A2">
            <w:pPr>
              <w:widowControl w:val="0"/>
              <w:rPr>
                <w:rFonts w:ascii="Tahoma" w:hAnsi="Tahoma" w:cs="Tahoma"/>
                <w:sz w:val="18"/>
                <w:szCs w:val="18"/>
                <w:lang w:val="en-US"/>
              </w:rPr>
            </w:pPr>
          </w:p>
        </w:tc>
      </w:tr>
      <w:tr w:rsidR="00290DBB" w:rsidRPr="00064105" w14:paraId="14F37167" w14:textId="77777777" w:rsidTr="00B667C3">
        <w:trPr>
          <w:gridAfter w:val="1"/>
          <w:wAfter w:w="9" w:type="dxa"/>
        </w:trPr>
        <w:tc>
          <w:tcPr>
            <w:tcW w:w="5637" w:type="dxa"/>
          </w:tcPr>
          <w:p w14:paraId="24E62EE0" w14:textId="77777777" w:rsidR="00290DBB" w:rsidRPr="003A20EE" w:rsidRDefault="00290DBB" w:rsidP="004948A2">
            <w:pPr>
              <w:widowControl w:val="0"/>
              <w:rPr>
                <w:rFonts w:ascii="Tahoma" w:hAnsi="Tahoma" w:cs="Tahoma"/>
                <w:sz w:val="18"/>
              </w:rPr>
            </w:pPr>
          </w:p>
        </w:tc>
        <w:tc>
          <w:tcPr>
            <w:tcW w:w="5637" w:type="dxa"/>
          </w:tcPr>
          <w:p w14:paraId="2DA0FF33" w14:textId="77777777" w:rsidR="00290DBB" w:rsidRPr="00C30061" w:rsidRDefault="00290DBB" w:rsidP="004948A2">
            <w:pPr>
              <w:widowControl w:val="0"/>
              <w:rPr>
                <w:rFonts w:ascii="Tahoma" w:hAnsi="Tahoma" w:cs="Tahoma"/>
                <w:b/>
                <w:sz w:val="20"/>
              </w:rPr>
            </w:pPr>
            <w:r w:rsidRPr="00C30061">
              <w:rPr>
                <w:rFonts w:ascii="Tahoma" w:hAnsi="Tahoma" w:cs="Tahoma"/>
                <w:b/>
                <w:sz w:val="20"/>
              </w:rPr>
              <w:t>Format:</w:t>
            </w:r>
            <w:r w:rsidRPr="00C30061">
              <w:rPr>
                <w:rFonts w:ascii="Tahoma" w:hAnsi="Tahoma" w:cs="Tahoma"/>
                <w:sz w:val="20"/>
              </w:rPr>
              <w:t xml:space="preserve"> </w:t>
            </w:r>
          </w:p>
          <w:p w14:paraId="146B075F" w14:textId="77777777" w:rsidR="00290DBB" w:rsidRPr="00485052" w:rsidRDefault="00290DBB" w:rsidP="004948A2">
            <w:pPr>
              <w:widowControl w:val="0"/>
              <w:numPr>
                <w:ilvl w:val="0"/>
                <w:numId w:val="6"/>
              </w:numPr>
              <w:rPr>
                <w:rFonts w:ascii="Tahoma" w:hAnsi="Tahoma" w:cs="Tahoma"/>
                <w:sz w:val="18"/>
              </w:rPr>
            </w:pPr>
            <w:r w:rsidRPr="00485052">
              <w:rPr>
                <w:rFonts w:ascii="Tahoma" w:hAnsi="Tahoma" w:cs="Tahoma"/>
                <w:sz w:val="18"/>
              </w:rPr>
              <w:t>functional font (type and size)</w:t>
            </w:r>
          </w:p>
          <w:p w14:paraId="690671B2" w14:textId="77777777" w:rsidR="00290DBB" w:rsidRDefault="00290DBB" w:rsidP="004948A2">
            <w:pPr>
              <w:pStyle w:val="Heading1"/>
              <w:keepNext w:val="0"/>
              <w:widowControl w:val="0"/>
              <w:numPr>
                <w:ilvl w:val="0"/>
                <w:numId w:val="6"/>
              </w:numPr>
              <w:rPr>
                <w:rFonts w:ascii="Tahoma" w:hAnsi="Tahoma" w:cs="Tahoma"/>
                <w:b w:val="0"/>
                <w:bCs w:val="0"/>
                <w:sz w:val="18"/>
              </w:rPr>
            </w:pPr>
            <w:r w:rsidRPr="00485052">
              <w:rPr>
                <w:rFonts w:ascii="Tahoma" w:hAnsi="Tahoma" w:cs="Tahoma"/>
                <w:b w:val="0"/>
                <w:bCs w:val="0"/>
                <w:sz w:val="18"/>
              </w:rPr>
              <w:t xml:space="preserve">headings are easily </w:t>
            </w:r>
            <w:r>
              <w:rPr>
                <w:rFonts w:ascii="Tahoma" w:hAnsi="Tahoma" w:cs="Tahoma"/>
                <w:b w:val="0"/>
                <w:bCs w:val="0"/>
                <w:sz w:val="18"/>
              </w:rPr>
              <w:t>recognizable</w:t>
            </w:r>
          </w:p>
          <w:p w14:paraId="37449D9F" w14:textId="77777777" w:rsidR="00290DBB" w:rsidRPr="00A01D99" w:rsidRDefault="00290DBB" w:rsidP="004948A2">
            <w:pPr>
              <w:widowControl w:val="0"/>
              <w:numPr>
                <w:ilvl w:val="0"/>
                <w:numId w:val="6"/>
              </w:numPr>
              <w:rPr>
                <w:rFonts w:ascii="Tahoma" w:hAnsi="Tahoma" w:cs="Tahoma"/>
                <w:sz w:val="18"/>
                <w:szCs w:val="18"/>
                <w:lang w:val="en-US"/>
              </w:rPr>
            </w:pPr>
            <w:r>
              <w:rPr>
                <w:rFonts w:ascii="Tahoma" w:hAnsi="Tahoma" w:cs="Tahoma"/>
                <w:sz w:val="18"/>
                <w:szCs w:val="18"/>
                <w:lang w:val="en-US"/>
              </w:rPr>
              <w:t>professional page lay-out</w:t>
            </w:r>
          </w:p>
        </w:tc>
        <w:tc>
          <w:tcPr>
            <w:tcW w:w="4110" w:type="dxa"/>
          </w:tcPr>
          <w:p w14:paraId="5E5F9C13" w14:textId="77777777" w:rsidR="00290DBB" w:rsidRPr="003A20EE" w:rsidRDefault="00290DBB" w:rsidP="004948A2">
            <w:pPr>
              <w:widowControl w:val="0"/>
              <w:rPr>
                <w:rFonts w:ascii="Tahoma" w:hAnsi="Tahoma" w:cs="Tahoma"/>
                <w:sz w:val="18"/>
                <w:szCs w:val="18"/>
                <w:lang w:val="en-US"/>
              </w:rPr>
            </w:pPr>
          </w:p>
        </w:tc>
      </w:tr>
      <w:tr w:rsidR="00290DBB" w:rsidRPr="004957B5" w14:paraId="0AD9469C" w14:textId="77777777" w:rsidTr="00B667C3">
        <w:trPr>
          <w:gridAfter w:val="1"/>
          <w:wAfter w:w="9" w:type="dxa"/>
        </w:trPr>
        <w:tc>
          <w:tcPr>
            <w:tcW w:w="15384" w:type="dxa"/>
            <w:gridSpan w:val="3"/>
          </w:tcPr>
          <w:p w14:paraId="5A52307E" w14:textId="77777777" w:rsidR="00290DBB" w:rsidRDefault="00290DBB" w:rsidP="004948A2">
            <w:pPr>
              <w:widowControl w:val="0"/>
              <w:autoSpaceDE w:val="0"/>
              <w:autoSpaceDN w:val="0"/>
              <w:adjustRightInd w:val="0"/>
              <w:rPr>
                <w:rFonts w:ascii="Tahoma" w:hAnsi="Tahoma" w:cs="Tahoma"/>
                <w:b/>
                <w:bCs/>
                <w:sz w:val="22"/>
                <w:szCs w:val="22"/>
              </w:rPr>
            </w:pPr>
          </w:p>
          <w:p w14:paraId="1E1B34D5" w14:textId="77777777" w:rsidR="00290DBB" w:rsidRDefault="00290DBB" w:rsidP="004948A2">
            <w:pPr>
              <w:widowControl w:val="0"/>
              <w:autoSpaceDE w:val="0"/>
              <w:autoSpaceDN w:val="0"/>
              <w:adjustRightInd w:val="0"/>
              <w:rPr>
                <w:rFonts w:ascii="Tahoma" w:hAnsi="Tahoma" w:cs="Tahoma"/>
                <w:b/>
                <w:bCs/>
                <w:sz w:val="22"/>
                <w:szCs w:val="22"/>
              </w:rPr>
            </w:pPr>
          </w:p>
          <w:p w14:paraId="14C687CE" w14:textId="158DD877" w:rsidR="00290DBB" w:rsidRDefault="00290DBB" w:rsidP="004948A2">
            <w:pPr>
              <w:widowControl w:val="0"/>
              <w:autoSpaceDE w:val="0"/>
              <w:autoSpaceDN w:val="0"/>
              <w:adjustRightInd w:val="0"/>
              <w:rPr>
                <w:rFonts w:ascii="Tahoma" w:hAnsi="Tahoma" w:cs="Tahoma"/>
                <w:b/>
                <w:bCs/>
                <w:sz w:val="22"/>
                <w:szCs w:val="22"/>
              </w:rPr>
            </w:pPr>
            <w:r>
              <w:rPr>
                <w:rFonts w:ascii="Tahoma" w:hAnsi="Tahoma" w:cs="Tahoma"/>
                <w:b/>
                <w:bCs/>
                <w:sz w:val="22"/>
                <w:szCs w:val="22"/>
              </w:rPr>
              <w:t xml:space="preserve">Overall comment: </w:t>
            </w:r>
            <w:r>
              <w:rPr>
                <w:rFonts w:ascii="Tahoma" w:hAnsi="Tahoma" w:cs="Tahoma"/>
                <w:b/>
                <w:bCs/>
                <w:sz w:val="22"/>
                <w:szCs w:val="22"/>
              </w:rPr>
              <w:tab/>
            </w:r>
          </w:p>
          <w:p w14:paraId="1F5494B2" w14:textId="77777777" w:rsidR="00290DBB" w:rsidRDefault="00290DBB" w:rsidP="004948A2">
            <w:pPr>
              <w:widowControl w:val="0"/>
              <w:autoSpaceDE w:val="0"/>
              <w:autoSpaceDN w:val="0"/>
              <w:adjustRightInd w:val="0"/>
              <w:rPr>
                <w:rFonts w:ascii="Tahoma" w:hAnsi="Tahoma" w:cs="Tahoma"/>
                <w:sz w:val="22"/>
                <w:szCs w:val="22"/>
              </w:rPr>
            </w:pPr>
          </w:p>
        </w:tc>
      </w:tr>
    </w:tbl>
    <w:p w14:paraId="684D2040" w14:textId="7D3278B8" w:rsidR="004E7456" w:rsidRDefault="004E7456" w:rsidP="004E7456">
      <w:pPr>
        <w:rPr>
          <w:rFonts w:ascii="Tahoma" w:hAnsi="Tahoma" w:cs="Tahoma"/>
        </w:rPr>
      </w:pPr>
    </w:p>
    <w:p w14:paraId="144E24C1" w14:textId="6F926C00" w:rsidR="007874F6" w:rsidRPr="004E7456" w:rsidRDefault="007874F6" w:rsidP="004E7456">
      <w:pPr>
        <w:rPr>
          <w:rFonts w:ascii="Tahoma" w:hAnsi="Tahoma" w:cs="Tahoma"/>
        </w:rPr>
      </w:pPr>
    </w:p>
    <w:p w14:paraId="71DB2A43" w14:textId="77777777" w:rsidR="004E7456" w:rsidRPr="004E7456" w:rsidRDefault="004E7456" w:rsidP="004E7456">
      <w:pPr>
        <w:rPr>
          <w:rFonts w:ascii="Tahoma" w:hAnsi="Tahoma" w:cs="Tahoma"/>
        </w:rPr>
      </w:pPr>
    </w:p>
    <w:p w14:paraId="7FF14592" w14:textId="77777777" w:rsidR="004E7456" w:rsidRPr="004E7456" w:rsidRDefault="004E7456" w:rsidP="004E7456">
      <w:pPr>
        <w:rPr>
          <w:rFonts w:ascii="Tahoma" w:hAnsi="Tahoma" w:cs="Tahoma"/>
        </w:rPr>
      </w:pPr>
    </w:p>
    <w:p w14:paraId="6606EE58" w14:textId="77777777" w:rsidR="004E7456" w:rsidRPr="004E7456" w:rsidRDefault="004E7456" w:rsidP="004E7456">
      <w:pPr>
        <w:rPr>
          <w:rFonts w:ascii="Tahoma" w:hAnsi="Tahoma" w:cs="Tahoma"/>
        </w:rPr>
      </w:pPr>
    </w:p>
    <w:p w14:paraId="4345C9D8" w14:textId="65193C5C" w:rsidR="00232578" w:rsidRPr="004E7456" w:rsidRDefault="00232578" w:rsidP="004E7456">
      <w:pPr>
        <w:tabs>
          <w:tab w:val="left" w:pos="3480"/>
        </w:tabs>
        <w:rPr>
          <w:rFonts w:ascii="Tahoma" w:hAnsi="Tahoma" w:cs="Tahoma"/>
        </w:rPr>
      </w:pPr>
    </w:p>
    <w:sectPr w:rsidR="00232578" w:rsidRPr="004E7456" w:rsidSect="006A09C4">
      <w:pgSz w:w="16838" w:h="11906" w:orient="landscape" w:code="9"/>
      <w:pgMar w:top="1418" w:right="567" w:bottom="851" w:left="28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DC3D4" w14:textId="77777777" w:rsidR="0058032A" w:rsidRDefault="0058032A">
      <w:r>
        <w:separator/>
      </w:r>
    </w:p>
  </w:endnote>
  <w:endnote w:type="continuationSeparator" w:id="0">
    <w:p w14:paraId="4A4CFBF5" w14:textId="77777777" w:rsidR="0058032A" w:rsidRDefault="00580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2AB19" w14:textId="3EB94E45" w:rsidR="00E16212" w:rsidRPr="00B97AF3" w:rsidRDefault="00E16212" w:rsidP="00331D77">
    <w:pPr>
      <w:pStyle w:val="Footer"/>
      <w:jc w:val="right"/>
      <w:rPr>
        <w:sz w:val="18"/>
      </w:rPr>
    </w:pPr>
    <w:r w:rsidRPr="00B97AF3">
      <w:rPr>
        <w:sz w:val="18"/>
      </w:rPr>
      <w:t>© 20</w:t>
    </w:r>
    <w:r w:rsidR="00463AEB">
      <w:rPr>
        <w:sz w:val="18"/>
      </w:rPr>
      <w:t>2</w:t>
    </w:r>
    <w:r w:rsidR="008F0E00">
      <w:rPr>
        <w:sz w:val="18"/>
      </w:rPr>
      <w:t>6</w:t>
    </w:r>
    <w:r w:rsidRPr="00B97AF3">
      <w:rPr>
        <w:sz w:val="18"/>
      </w:rPr>
      <w:t xml:space="preserve">, </w:t>
    </w:r>
    <w:r w:rsidR="00463AEB">
      <w:rPr>
        <w:sz w:val="18"/>
      </w:rPr>
      <w:t>Centre for languages and academic skills</w:t>
    </w:r>
    <w:r w:rsidRPr="00B97AF3">
      <w:rPr>
        <w:sz w:val="18"/>
      </w:rPr>
      <w:t xml:space="preserve"> - TU Delft</w:t>
    </w:r>
  </w:p>
  <w:p w14:paraId="631AD657" w14:textId="77777777" w:rsidR="00E16212" w:rsidRDefault="00E162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8ABBF" w14:textId="77777777" w:rsidR="0058032A" w:rsidRDefault="0058032A">
      <w:r>
        <w:separator/>
      </w:r>
    </w:p>
  </w:footnote>
  <w:footnote w:type="continuationSeparator" w:id="0">
    <w:p w14:paraId="6746F804" w14:textId="77777777" w:rsidR="0058032A" w:rsidRDefault="005803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F72D0" w14:textId="342D3175" w:rsidR="00BE2D6E" w:rsidRPr="00BE2D6E" w:rsidRDefault="00BE2D6E" w:rsidP="00BE2D6E">
    <w:pPr>
      <w:pStyle w:val="Header"/>
      <w:jc w:val="left"/>
      <w:rPr>
        <w:rFonts w:ascii="Tahoma" w:hAnsi="Tahoma" w:cs="Tahoma"/>
        <w:b/>
        <w:bCs/>
        <w:i/>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DC6"/>
    <w:multiLevelType w:val="hybridMultilevel"/>
    <w:tmpl w:val="2632C086"/>
    <w:lvl w:ilvl="0" w:tplc="7200CCEA">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3C65A0"/>
    <w:multiLevelType w:val="hybridMultilevel"/>
    <w:tmpl w:val="B5D8A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BA54E6"/>
    <w:multiLevelType w:val="hybridMultilevel"/>
    <w:tmpl w:val="3684B4DA"/>
    <w:lvl w:ilvl="0" w:tplc="AC5CD586">
      <w:start w:val="1"/>
      <w:numFmt w:val="bullet"/>
      <w:lvlText w:val=""/>
      <w:lvlJc w:val="left"/>
      <w:pPr>
        <w:tabs>
          <w:tab w:val="num" w:pos="432"/>
        </w:tabs>
        <w:ind w:left="432"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32D052A"/>
    <w:multiLevelType w:val="hybridMultilevel"/>
    <w:tmpl w:val="3F4A691E"/>
    <w:lvl w:ilvl="0" w:tplc="06869024">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3DF3AB4"/>
    <w:multiLevelType w:val="hybridMultilevel"/>
    <w:tmpl w:val="99EC6466"/>
    <w:lvl w:ilvl="0" w:tplc="AC5CD586">
      <w:start w:val="1"/>
      <w:numFmt w:val="bullet"/>
      <w:lvlText w:val=""/>
      <w:lvlJc w:val="left"/>
      <w:pPr>
        <w:tabs>
          <w:tab w:val="num" w:pos="432"/>
        </w:tabs>
        <w:ind w:left="432" w:hanging="432"/>
      </w:pPr>
      <w:rPr>
        <w:rFonts w:ascii="Symbol" w:hAnsi="Symbol" w:hint="default"/>
      </w:rPr>
    </w:lvl>
    <w:lvl w:ilvl="1" w:tplc="1136B812">
      <w:numFmt w:val="bullet"/>
      <w:lvlText w:val="-"/>
      <w:lvlJc w:val="left"/>
      <w:pPr>
        <w:tabs>
          <w:tab w:val="num" w:pos="1785"/>
        </w:tabs>
        <w:ind w:left="1785" w:hanging="705"/>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9412C21"/>
    <w:multiLevelType w:val="multilevel"/>
    <w:tmpl w:val="584E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5492B"/>
    <w:multiLevelType w:val="hybridMultilevel"/>
    <w:tmpl w:val="7B469210"/>
    <w:lvl w:ilvl="0" w:tplc="AC5CD586">
      <w:start w:val="1"/>
      <w:numFmt w:val="bullet"/>
      <w:lvlText w:val=""/>
      <w:lvlJc w:val="left"/>
      <w:pPr>
        <w:tabs>
          <w:tab w:val="num" w:pos="432"/>
        </w:tabs>
        <w:ind w:left="432"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DFD4E26"/>
    <w:multiLevelType w:val="hybridMultilevel"/>
    <w:tmpl w:val="8D347F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782BA6"/>
    <w:multiLevelType w:val="hybridMultilevel"/>
    <w:tmpl w:val="3976ADEA"/>
    <w:lvl w:ilvl="0" w:tplc="7F50A340">
      <w:numFmt w:val="bullet"/>
      <w:lvlText w:val="•"/>
      <w:lvlJc w:val="left"/>
      <w:pPr>
        <w:ind w:left="1068" w:hanging="360"/>
      </w:pPr>
      <w:rPr>
        <w:rFonts w:ascii="Calibri" w:eastAsiaTheme="minorHAnsi" w:hAnsi="Calibri" w:cs="Calibri" w:hint="default"/>
      </w:rPr>
    </w:lvl>
    <w:lvl w:ilvl="1" w:tplc="04130003">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9" w15:restartNumberingAfterBreak="0">
    <w:nsid w:val="12754ECA"/>
    <w:multiLevelType w:val="hybridMultilevel"/>
    <w:tmpl w:val="DE9A3F8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1D3E78CF"/>
    <w:multiLevelType w:val="hybridMultilevel"/>
    <w:tmpl w:val="BE9AA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283B50"/>
    <w:multiLevelType w:val="hybridMultilevel"/>
    <w:tmpl w:val="35C2C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EA6EAB"/>
    <w:multiLevelType w:val="hybridMultilevel"/>
    <w:tmpl w:val="DAC2C3AE"/>
    <w:lvl w:ilvl="0" w:tplc="696843C8">
      <w:start w:val="1"/>
      <w:numFmt w:val="bullet"/>
      <w:lvlText w:val="•"/>
      <w:lvlJc w:val="left"/>
      <w:pPr>
        <w:tabs>
          <w:tab w:val="num" w:pos="720"/>
        </w:tabs>
        <w:ind w:left="720" w:hanging="360"/>
      </w:pPr>
      <w:rPr>
        <w:rFonts w:ascii="Arial" w:hAnsi="Arial" w:hint="default"/>
      </w:rPr>
    </w:lvl>
    <w:lvl w:ilvl="1" w:tplc="D90C5082">
      <w:start w:val="1"/>
      <w:numFmt w:val="bullet"/>
      <w:lvlText w:val="•"/>
      <w:lvlJc w:val="left"/>
      <w:pPr>
        <w:tabs>
          <w:tab w:val="num" w:pos="1440"/>
        </w:tabs>
        <w:ind w:left="1440" w:hanging="360"/>
      </w:pPr>
      <w:rPr>
        <w:rFonts w:ascii="Arial" w:hAnsi="Arial" w:hint="default"/>
      </w:rPr>
    </w:lvl>
    <w:lvl w:ilvl="2" w:tplc="EBCED0DE" w:tentative="1">
      <w:start w:val="1"/>
      <w:numFmt w:val="bullet"/>
      <w:lvlText w:val="•"/>
      <w:lvlJc w:val="left"/>
      <w:pPr>
        <w:tabs>
          <w:tab w:val="num" w:pos="2160"/>
        </w:tabs>
        <w:ind w:left="2160" w:hanging="360"/>
      </w:pPr>
      <w:rPr>
        <w:rFonts w:ascii="Arial" w:hAnsi="Arial" w:hint="default"/>
      </w:rPr>
    </w:lvl>
    <w:lvl w:ilvl="3" w:tplc="6D62E2D6" w:tentative="1">
      <w:start w:val="1"/>
      <w:numFmt w:val="bullet"/>
      <w:lvlText w:val="•"/>
      <w:lvlJc w:val="left"/>
      <w:pPr>
        <w:tabs>
          <w:tab w:val="num" w:pos="2880"/>
        </w:tabs>
        <w:ind w:left="2880" w:hanging="360"/>
      </w:pPr>
      <w:rPr>
        <w:rFonts w:ascii="Arial" w:hAnsi="Arial" w:hint="default"/>
      </w:rPr>
    </w:lvl>
    <w:lvl w:ilvl="4" w:tplc="BB8C9D9C" w:tentative="1">
      <w:start w:val="1"/>
      <w:numFmt w:val="bullet"/>
      <w:lvlText w:val="•"/>
      <w:lvlJc w:val="left"/>
      <w:pPr>
        <w:tabs>
          <w:tab w:val="num" w:pos="3600"/>
        </w:tabs>
        <w:ind w:left="3600" w:hanging="360"/>
      </w:pPr>
      <w:rPr>
        <w:rFonts w:ascii="Arial" w:hAnsi="Arial" w:hint="default"/>
      </w:rPr>
    </w:lvl>
    <w:lvl w:ilvl="5" w:tplc="F8A2EF90" w:tentative="1">
      <w:start w:val="1"/>
      <w:numFmt w:val="bullet"/>
      <w:lvlText w:val="•"/>
      <w:lvlJc w:val="left"/>
      <w:pPr>
        <w:tabs>
          <w:tab w:val="num" w:pos="4320"/>
        </w:tabs>
        <w:ind w:left="4320" w:hanging="360"/>
      </w:pPr>
      <w:rPr>
        <w:rFonts w:ascii="Arial" w:hAnsi="Arial" w:hint="default"/>
      </w:rPr>
    </w:lvl>
    <w:lvl w:ilvl="6" w:tplc="0EDC67E2" w:tentative="1">
      <w:start w:val="1"/>
      <w:numFmt w:val="bullet"/>
      <w:lvlText w:val="•"/>
      <w:lvlJc w:val="left"/>
      <w:pPr>
        <w:tabs>
          <w:tab w:val="num" w:pos="5040"/>
        </w:tabs>
        <w:ind w:left="5040" w:hanging="360"/>
      </w:pPr>
      <w:rPr>
        <w:rFonts w:ascii="Arial" w:hAnsi="Arial" w:hint="default"/>
      </w:rPr>
    </w:lvl>
    <w:lvl w:ilvl="7" w:tplc="AF6AE20E" w:tentative="1">
      <w:start w:val="1"/>
      <w:numFmt w:val="bullet"/>
      <w:lvlText w:val="•"/>
      <w:lvlJc w:val="left"/>
      <w:pPr>
        <w:tabs>
          <w:tab w:val="num" w:pos="5760"/>
        </w:tabs>
        <w:ind w:left="5760" w:hanging="360"/>
      </w:pPr>
      <w:rPr>
        <w:rFonts w:ascii="Arial" w:hAnsi="Arial" w:hint="default"/>
      </w:rPr>
    </w:lvl>
    <w:lvl w:ilvl="8" w:tplc="D44603A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4F03BC4"/>
    <w:multiLevelType w:val="hybridMultilevel"/>
    <w:tmpl w:val="17B27518"/>
    <w:lvl w:ilvl="0" w:tplc="0413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928146C"/>
    <w:multiLevelType w:val="hybridMultilevel"/>
    <w:tmpl w:val="10340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2C2CEE"/>
    <w:multiLevelType w:val="hybridMultilevel"/>
    <w:tmpl w:val="680AE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802864"/>
    <w:multiLevelType w:val="hybridMultilevel"/>
    <w:tmpl w:val="829614EC"/>
    <w:lvl w:ilvl="0" w:tplc="AC5CD586">
      <w:start w:val="1"/>
      <w:numFmt w:val="bullet"/>
      <w:lvlText w:val=""/>
      <w:lvlJc w:val="left"/>
      <w:pPr>
        <w:tabs>
          <w:tab w:val="num" w:pos="432"/>
        </w:tabs>
        <w:ind w:left="432"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FB205C7"/>
    <w:multiLevelType w:val="hybridMultilevel"/>
    <w:tmpl w:val="FBDA8EC6"/>
    <w:lvl w:ilvl="0" w:tplc="AC5CD586">
      <w:start w:val="1"/>
      <w:numFmt w:val="bullet"/>
      <w:lvlText w:val=""/>
      <w:lvlJc w:val="left"/>
      <w:pPr>
        <w:tabs>
          <w:tab w:val="num" w:pos="432"/>
        </w:tabs>
        <w:ind w:left="432"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1485F3D"/>
    <w:multiLevelType w:val="hybridMultilevel"/>
    <w:tmpl w:val="BCD2779C"/>
    <w:lvl w:ilvl="0" w:tplc="0413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35B64072"/>
    <w:multiLevelType w:val="hybridMultilevel"/>
    <w:tmpl w:val="39B42EFA"/>
    <w:lvl w:ilvl="0" w:tplc="5CC8B75A">
      <w:start w:val="1"/>
      <w:numFmt w:val="bullet"/>
      <w:lvlText w:val=""/>
      <w:lvlJc w:val="left"/>
      <w:pPr>
        <w:tabs>
          <w:tab w:val="num" w:pos="360"/>
        </w:tabs>
        <w:ind w:left="360" w:hanging="36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305940"/>
    <w:multiLevelType w:val="hybridMultilevel"/>
    <w:tmpl w:val="64C2D8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36237DF"/>
    <w:multiLevelType w:val="hybridMultilevel"/>
    <w:tmpl w:val="277657D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2" w15:restartNumberingAfterBreak="0">
    <w:nsid w:val="45202A54"/>
    <w:multiLevelType w:val="hybridMultilevel"/>
    <w:tmpl w:val="363879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6881DD7"/>
    <w:multiLevelType w:val="hybridMultilevel"/>
    <w:tmpl w:val="831A11D6"/>
    <w:lvl w:ilvl="0" w:tplc="B63CA8F2">
      <w:start w:val="1"/>
      <w:numFmt w:val="bullet"/>
      <w:lvlText w:val=""/>
      <w:lvlJc w:val="left"/>
      <w:pPr>
        <w:tabs>
          <w:tab w:val="num" w:pos="792"/>
        </w:tabs>
        <w:ind w:left="792" w:hanging="432"/>
      </w:pPr>
      <w:rPr>
        <w:rFonts w:ascii="Symbol" w:hAnsi="Symbol" w:cs="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24" w15:restartNumberingAfterBreak="0">
    <w:nsid w:val="47A678AF"/>
    <w:multiLevelType w:val="hybridMultilevel"/>
    <w:tmpl w:val="261077C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4D822F1D"/>
    <w:multiLevelType w:val="hybridMultilevel"/>
    <w:tmpl w:val="31526E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281B8F"/>
    <w:multiLevelType w:val="hybridMultilevel"/>
    <w:tmpl w:val="2DF471B0"/>
    <w:lvl w:ilvl="0" w:tplc="0413000F">
      <w:start w:val="1"/>
      <w:numFmt w:val="decimal"/>
      <w:lvlText w:val="%1."/>
      <w:lvlJc w:val="left"/>
      <w:pPr>
        <w:ind w:left="720" w:hanging="360"/>
      </w:pPr>
      <w:rPr>
        <w:rFonts w:hint="default"/>
      </w:rPr>
    </w:lvl>
    <w:lvl w:ilvl="1" w:tplc="092E6A36">
      <w:start w:val="1"/>
      <w:numFmt w:val="bullet"/>
      <w:lvlText w:val=""/>
      <w:lvlJc w:val="left"/>
      <w:pPr>
        <w:ind w:left="1440" w:hanging="360"/>
      </w:pPr>
      <w:rPr>
        <w:rFonts w:ascii="Symbol" w:hAnsi="Symbol" w:hint="default"/>
      </w:r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512A08F3"/>
    <w:multiLevelType w:val="hybridMultilevel"/>
    <w:tmpl w:val="58A05588"/>
    <w:lvl w:ilvl="0" w:tplc="AC5CD586">
      <w:start w:val="1"/>
      <w:numFmt w:val="bullet"/>
      <w:lvlText w:val=""/>
      <w:lvlJc w:val="left"/>
      <w:pPr>
        <w:tabs>
          <w:tab w:val="num" w:pos="432"/>
        </w:tabs>
        <w:ind w:left="432"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BF22105"/>
    <w:multiLevelType w:val="hybridMultilevel"/>
    <w:tmpl w:val="F2567D26"/>
    <w:lvl w:ilvl="0" w:tplc="0413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649033BF"/>
    <w:multiLevelType w:val="hybridMultilevel"/>
    <w:tmpl w:val="C2026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B21172"/>
    <w:multiLevelType w:val="hybridMultilevel"/>
    <w:tmpl w:val="F120F4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7DA7634"/>
    <w:multiLevelType w:val="hybridMultilevel"/>
    <w:tmpl w:val="837ED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C535CF"/>
    <w:multiLevelType w:val="multilevel"/>
    <w:tmpl w:val="E80A6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7112A4"/>
    <w:multiLevelType w:val="hybridMultilevel"/>
    <w:tmpl w:val="B0566F30"/>
    <w:lvl w:ilvl="0" w:tplc="AC5CD586">
      <w:start w:val="1"/>
      <w:numFmt w:val="bullet"/>
      <w:lvlText w:val=""/>
      <w:lvlJc w:val="left"/>
      <w:pPr>
        <w:tabs>
          <w:tab w:val="num" w:pos="432"/>
        </w:tabs>
        <w:ind w:left="432"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FB95AB1"/>
    <w:multiLevelType w:val="multilevel"/>
    <w:tmpl w:val="03449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B919F1"/>
    <w:multiLevelType w:val="hybridMultilevel"/>
    <w:tmpl w:val="DCEC0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8060EC"/>
    <w:multiLevelType w:val="hybridMultilevel"/>
    <w:tmpl w:val="FA82EF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DF27B87"/>
    <w:multiLevelType w:val="hybridMultilevel"/>
    <w:tmpl w:val="F134F6A4"/>
    <w:lvl w:ilvl="0" w:tplc="04090001">
      <w:start w:val="1"/>
      <w:numFmt w:val="bullet"/>
      <w:lvlText w:val=""/>
      <w:lvlJc w:val="left"/>
      <w:pPr>
        <w:tabs>
          <w:tab w:val="num" w:pos="360"/>
        </w:tabs>
        <w:ind w:left="360" w:hanging="360"/>
      </w:pPr>
      <w:rPr>
        <w:rFonts w:ascii="Symbol" w:hAnsi="Symbol" w:hint="default"/>
      </w:rPr>
    </w:lvl>
    <w:lvl w:ilvl="1" w:tplc="6DEA0E42">
      <w:start w:val="1"/>
      <w:numFmt w:val="bullet"/>
      <w:lvlText w:val="-"/>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7FAA61E5"/>
    <w:multiLevelType w:val="hybridMultilevel"/>
    <w:tmpl w:val="BDF26BB2"/>
    <w:lvl w:ilvl="0" w:tplc="B63CA8F2">
      <w:start w:val="1"/>
      <w:numFmt w:val="bullet"/>
      <w:lvlText w:val=""/>
      <w:lvlJc w:val="left"/>
      <w:pPr>
        <w:tabs>
          <w:tab w:val="num" w:pos="792"/>
        </w:tabs>
        <w:ind w:left="792" w:hanging="432"/>
      </w:pPr>
      <w:rPr>
        <w:rFonts w:ascii="Symbol" w:hAnsi="Symbol" w:cs="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num w:numId="1" w16cid:durableId="203060589">
    <w:abstractNumId w:val="16"/>
  </w:num>
  <w:num w:numId="2" w16cid:durableId="1856457221">
    <w:abstractNumId w:val="27"/>
  </w:num>
  <w:num w:numId="3" w16cid:durableId="443573708">
    <w:abstractNumId w:val="2"/>
  </w:num>
  <w:num w:numId="4" w16cid:durableId="1144350915">
    <w:abstractNumId w:val="6"/>
  </w:num>
  <w:num w:numId="5" w16cid:durableId="298416189">
    <w:abstractNumId w:val="33"/>
  </w:num>
  <w:num w:numId="6" w16cid:durableId="2059737664">
    <w:abstractNumId w:val="4"/>
  </w:num>
  <w:num w:numId="7" w16cid:durableId="1969820579">
    <w:abstractNumId w:val="37"/>
  </w:num>
  <w:num w:numId="8" w16cid:durableId="1961715442">
    <w:abstractNumId w:val="19"/>
  </w:num>
  <w:num w:numId="9" w16cid:durableId="2138838505">
    <w:abstractNumId w:val="18"/>
  </w:num>
  <w:num w:numId="10" w16cid:durableId="1673683231">
    <w:abstractNumId w:val="28"/>
  </w:num>
  <w:num w:numId="11" w16cid:durableId="936983578">
    <w:abstractNumId w:val="13"/>
  </w:num>
  <w:num w:numId="12" w16cid:durableId="681318473">
    <w:abstractNumId w:val="30"/>
  </w:num>
  <w:num w:numId="13" w16cid:durableId="311180302">
    <w:abstractNumId w:val="7"/>
  </w:num>
  <w:num w:numId="14" w16cid:durableId="104347603">
    <w:abstractNumId w:val="22"/>
  </w:num>
  <w:num w:numId="15" w16cid:durableId="1807507846">
    <w:abstractNumId w:val="38"/>
  </w:num>
  <w:num w:numId="16" w16cid:durableId="646741547">
    <w:abstractNumId w:val="23"/>
  </w:num>
  <w:num w:numId="17" w16cid:durableId="587469870">
    <w:abstractNumId w:val="17"/>
  </w:num>
  <w:num w:numId="18" w16cid:durableId="1864131992">
    <w:abstractNumId w:val="36"/>
  </w:num>
  <w:num w:numId="19" w16cid:durableId="1937446308">
    <w:abstractNumId w:val="21"/>
  </w:num>
  <w:num w:numId="20" w16cid:durableId="127744617">
    <w:abstractNumId w:val="26"/>
  </w:num>
  <w:num w:numId="21" w16cid:durableId="1540820826">
    <w:abstractNumId w:val="8"/>
  </w:num>
  <w:num w:numId="22" w16cid:durableId="697243321">
    <w:abstractNumId w:val="24"/>
  </w:num>
  <w:num w:numId="23" w16cid:durableId="188421256">
    <w:abstractNumId w:val="10"/>
  </w:num>
  <w:num w:numId="24" w16cid:durableId="1280449354">
    <w:abstractNumId w:val="11"/>
  </w:num>
  <w:num w:numId="25" w16cid:durableId="427821346">
    <w:abstractNumId w:val="0"/>
  </w:num>
  <w:num w:numId="26" w16cid:durableId="1799715795">
    <w:abstractNumId w:val="31"/>
  </w:num>
  <w:num w:numId="27" w16cid:durableId="1548832663">
    <w:abstractNumId w:val="14"/>
  </w:num>
  <w:num w:numId="28" w16cid:durableId="373502777">
    <w:abstractNumId w:val="15"/>
  </w:num>
  <w:num w:numId="29" w16cid:durableId="247008953">
    <w:abstractNumId w:val="25"/>
  </w:num>
  <w:num w:numId="30" w16cid:durableId="692196553">
    <w:abstractNumId w:val="34"/>
  </w:num>
  <w:num w:numId="31" w16cid:durableId="1249801672">
    <w:abstractNumId w:val="32"/>
  </w:num>
  <w:num w:numId="32" w16cid:durableId="643779123">
    <w:abstractNumId w:val="29"/>
  </w:num>
  <w:num w:numId="33" w16cid:durableId="1458912191">
    <w:abstractNumId w:val="1"/>
  </w:num>
  <w:num w:numId="34" w16cid:durableId="911701286">
    <w:abstractNumId w:val="5"/>
  </w:num>
  <w:num w:numId="35" w16cid:durableId="128016852">
    <w:abstractNumId w:val="35"/>
  </w:num>
  <w:num w:numId="36" w16cid:durableId="522867593">
    <w:abstractNumId w:val="12"/>
  </w:num>
  <w:num w:numId="37" w16cid:durableId="1167938115">
    <w:abstractNumId w:val="9"/>
  </w:num>
  <w:num w:numId="38" w16cid:durableId="827553733">
    <w:abstractNumId w:val="20"/>
  </w:num>
  <w:num w:numId="39" w16cid:durableId="1542671831">
    <w:abstractNumId w:val="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iza Glasbergen-Plas">
    <w15:presenceInfo w15:providerId="AD" w15:userId="S-1-5-21-2082945442-480271342-340043625-4493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B1B"/>
    <w:rsid w:val="00013B56"/>
    <w:rsid w:val="00021DF1"/>
    <w:rsid w:val="00023D9E"/>
    <w:rsid w:val="0003486E"/>
    <w:rsid w:val="000474AA"/>
    <w:rsid w:val="00064105"/>
    <w:rsid w:val="000727C4"/>
    <w:rsid w:val="00072898"/>
    <w:rsid w:val="00085299"/>
    <w:rsid w:val="000A5EC6"/>
    <w:rsid w:val="000A70F1"/>
    <w:rsid w:val="000B688D"/>
    <w:rsid w:val="000F067D"/>
    <w:rsid w:val="000F6488"/>
    <w:rsid w:val="00100C94"/>
    <w:rsid w:val="001016D4"/>
    <w:rsid w:val="001028E7"/>
    <w:rsid w:val="00136705"/>
    <w:rsid w:val="00142BB6"/>
    <w:rsid w:val="00155393"/>
    <w:rsid w:val="00174545"/>
    <w:rsid w:val="001759A8"/>
    <w:rsid w:val="00210972"/>
    <w:rsid w:val="0021664A"/>
    <w:rsid w:val="00232578"/>
    <w:rsid w:val="002349EC"/>
    <w:rsid w:val="002364D1"/>
    <w:rsid w:val="0024390A"/>
    <w:rsid w:val="00244D1E"/>
    <w:rsid w:val="002461EC"/>
    <w:rsid w:val="00260F85"/>
    <w:rsid w:val="00290DBB"/>
    <w:rsid w:val="002A2A91"/>
    <w:rsid w:val="0031335C"/>
    <w:rsid w:val="00315ACA"/>
    <w:rsid w:val="003164DE"/>
    <w:rsid w:val="00331D77"/>
    <w:rsid w:val="00341165"/>
    <w:rsid w:val="00343340"/>
    <w:rsid w:val="0034456E"/>
    <w:rsid w:val="0034671C"/>
    <w:rsid w:val="00375457"/>
    <w:rsid w:val="00384195"/>
    <w:rsid w:val="00391EB0"/>
    <w:rsid w:val="003B763F"/>
    <w:rsid w:val="00400B38"/>
    <w:rsid w:val="00416CD0"/>
    <w:rsid w:val="004325FB"/>
    <w:rsid w:val="00433C20"/>
    <w:rsid w:val="0044049E"/>
    <w:rsid w:val="00463AEB"/>
    <w:rsid w:val="00485052"/>
    <w:rsid w:val="004948A2"/>
    <w:rsid w:val="004957B5"/>
    <w:rsid w:val="004A51DF"/>
    <w:rsid w:val="004E7456"/>
    <w:rsid w:val="00501DB3"/>
    <w:rsid w:val="0052353E"/>
    <w:rsid w:val="00534275"/>
    <w:rsid w:val="00537BED"/>
    <w:rsid w:val="0056091E"/>
    <w:rsid w:val="00565483"/>
    <w:rsid w:val="005762E7"/>
    <w:rsid w:val="0058032A"/>
    <w:rsid w:val="00584AC1"/>
    <w:rsid w:val="0059417F"/>
    <w:rsid w:val="005C4313"/>
    <w:rsid w:val="005E5B82"/>
    <w:rsid w:val="006027CF"/>
    <w:rsid w:val="00632EE6"/>
    <w:rsid w:val="006407E1"/>
    <w:rsid w:val="00671978"/>
    <w:rsid w:val="006A09C4"/>
    <w:rsid w:val="006A2D63"/>
    <w:rsid w:val="006A6D47"/>
    <w:rsid w:val="006B7B83"/>
    <w:rsid w:val="006D2899"/>
    <w:rsid w:val="006D4B5D"/>
    <w:rsid w:val="006F0B1B"/>
    <w:rsid w:val="006F5385"/>
    <w:rsid w:val="006F57B0"/>
    <w:rsid w:val="007107B4"/>
    <w:rsid w:val="0077049E"/>
    <w:rsid w:val="00773516"/>
    <w:rsid w:val="007874F6"/>
    <w:rsid w:val="0079180C"/>
    <w:rsid w:val="00797F99"/>
    <w:rsid w:val="007A378F"/>
    <w:rsid w:val="007B04AD"/>
    <w:rsid w:val="007B0E58"/>
    <w:rsid w:val="007F63BF"/>
    <w:rsid w:val="008004FD"/>
    <w:rsid w:val="00805894"/>
    <w:rsid w:val="008256F3"/>
    <w:rsid w:val="00833F94"/>
    <w:rsid w:val="00874E94"/>
    <w:rsid w:val="00884440"/>
    <w:rsid w:val="008D4C02"/>
    <w:rsid w:val="008E38BC"/>
    <w:rsid w:val="008F0E00"/>
    <w:rsid w:val="008F1331"/>
    <w:rsid w:val="008F28DD"/>
    <w:rsid w:val="0090420A"/>
    <w:rsid w:val="00942D13"/>
    <w:rsid w:val="00954A8F"/>
    <w:rsid w:val="00963711"/>
    <w:rsid w:val="009814BF"/>
    <w:rsid w:val="009A0D5F"/>
    <w:rsid w:val="009A19EA"/>
    <w:rsid w:val="009A58C4"/>
    <w:rsid w:val="009A68F6"/>
    <w:rsid w:val="009C5E17"/>
    <w:rsid w:val="009E325A"/>
    <w:rsid w:val="00A006B1"/>
    <w:rsid w:val="00A01D99"/>
    <w:rsid w:val="00A2144D"/>
    <w:rsid w:val="00A253CB"/>
    <w:rsid w:val="00A33D8D"/>
    <w:rsid w:val="00A619CC"/>
    <w:rsid w:val="00A72376"/>
    <w:rsid w:val="00A8189F"/>
    <w:rsid w:val="00A920AC"/>
    <w:rsid w:val="00AB1ACF"/>
    <w:rsid w:val="00AD3797"/>
    <w:rsid w:val="00AD5CD3"/>
    <w:rsid w:val="00AF1D32"/>
    <w:rsid w:val="00B11AEA"/>
    <w:rsid w:val="00B25E11"/>
    <w:rsid w:val="00B34244"/>
    <w:rsid w:val="00B86B67"/>
    <w:rsid w:val="00B87B7A"/>
    <w:rsid w:val="00B93790"/>
    <w:rsid w:val="00B9688C"/>
    <w:rsid w:val="00B97AF3"/>
    <w:rsid w:val="00BD5C9E"/>
    <w:rsid w:val="00BE2D6E"/>
    <w:rsid w:val="00BF12A4"/>
    <w:rsid w:val="00BF67AF"/>
    <w:rsid w:val="00C21B4E"/>
    <w:rsid w:val="00C30061"/>
    <w:rsid w:val="00C61AA9"/>
    <w:rsid w:val="00C725ED"/>
    <w:rsid w:val="00C8776D"/>
    <w:rsid w:val="00C91091"/>
    <w:rsid w:val="00CA5D8D"/>
    <w:rsid w:val="00CB5816"/>
    <w:rsid w:val="00CC2B5E"/>
    <w:rsid w:val="00CD225F"/>
    <w:rsid w:val="00CE053B"/>
    <w:rsid w:val="00CF02BA"/>
    <w:rsid w:val="00CF609E"/>
    <w:rsid w:val="00D22D23"/>
    <w:rsid w:val="00D243C0"/>
    <w:rsid w:val="00D26C00"/>
    <w:rsid w:val="00D3043B"/>
    <w:rsid w:val="00D42B01"/>
    <w:rsid w:val="00D52ADA"/>
    <w:rsid w:val="00D54681"/>
    <w:rsid w:val="00D61AD2"/>
    <w:rsid w:val="00D6262E"/>
    <w:rsid w:val="00D71DD4"/>
    <w:rsid w:val="00D733FB"/>
    <w:rsid w:val="00DB28C1"/>
    <w:rsid w:val="00DB698A"/>
    <w:rsid w:val="00DC4D05"/>
    <w:rsid w:val="00DC50C9"/>
    <w:rsid w:val="00DF247E"/>
    <w:rsid w:val="00E127EB"/>
    <w:rsid w:val="00E16212"/>
    <w:rsid w:val="00E2143E"/>
    <w:rsid w:val="00E51161"/>
    <w:rsid w:val="00E87551"/>
    <w:rsid w:val="00E93F6A"/>
    <w:rsid w:val="00EA18B3"/>
    <w:rsid w:val="00EA3E29"/>
    <w:rsid w:val="00EA6022"/>
    <w:rsid w:val="00EC3CF0"/>
    <w:rsid w:val="00ED0AE9"/>
    <w:rsid w:val="00EE14E9"/>
    <w:rsid w:val="00EE1F32"/>
    <w:rsid w:val="00F074AF"/>
    <w:rsid w:val="00F20C24"/>
    <w:rsid w:val="00F23EE9"/>
    <w:rsid w:val="00F24412"/>
    <w:rsid w:val="00F26B49"/>
    <w:rsid w:val="00F60D45"/>
    <w:rsid w:val="00F712D7"/>
    <w:rsid w:val="00F97136"/>
    <w:rsid w:val="00FA1EA0"/>
    <w:rsid w:val="00FA7B26"/>
    <w:rsid w:val="00FB279E"/>
    <w:rsid w:val="00FC0FF1"/>
    <w:rsid w:val="00FC15F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49D75F"/>
  <w15:docId w15:val="{29DBA6D2-9D2D-4829-92EB-693BF0829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4195"/>
    <w:rPr>
      <w:sz w:val="24"/>
      <w:lang w:val="en-GB" w:eastAsia="en-US"/>
    </w:rPr>
  </w:style>
  <w:style w:type="paragraph" w:styleId="Heading1">
    <w:name w:val="heading 1"/>
    <w:basedOn w:val="Normal"/>
    <w:next w:val="Normal"/>
    <w:qFormat/>
    <w:pPr>
      <w:keepNext/>
      <w:outlineLvl w:val="0"/>
    </w:pPr>
    <w:rPr>
      <w:b/>
      <w:bCs/>
      <w:lang w:val="en-US"/>
    </w:rPr>
  </w:style>
  <w:style w:type="paragraph" w:styleId="Heading2">
    <w:name w:val="heading 2"/>
    <w:basedOn w:val="Normal"/>
    <w:next w:val="Normal"/>
    <w:qFormat/>
    <w:pPr>
      <w:keepNext/>
      <w:jc w:val="center"/>
      <w:outlineLvl w:val="1"/>
    </w:pPr>
    <w:rPr>
      <w:rFonts w:ascii="Arial" w:hAnsi="Arial" w:cs="Arial"/>
      <w:b/>
      <w:bCs/>
      <w:sz w:val="20"/>
    </w:rPr>
  </w:style>
  <w:style w:type="paragraph" w:styleId="Heading3">
    <w:name w:val="heading 3"/>
    <w:basedOn w:val="Normal"/>
    <w:next w:val="Normal"/>
    <w:qFormat/>
    <w:pPr>
      <w:keepNext/>
      <w:spacing w:before="480" w:after="60"/>
      <w:jc w:val="both"/>
      <w:outlineLvl w:val="2"/>
    </w:pPr>
    <w:rPr>
      <w:rFonts w:ascii="Arial" w:hAnsi="Arial"/>
      <w:b/>
      <w:lang w:val="nl-NL"/>
    </w:rPr>
  </w:style>
  <w:style w:type="paragraph" w:styleId="Heading4">
    <w:name w:val="heading 4"/>
    <w:basedOn w:val="Normal"/>
    <w:next w:val="Normal"/>
    <w:qFormat/>
    <w:pPr>
      <w:keepNext/>
      <w:outlineLvl w:val="3"/>
    </w:pPr>
    <w:rPr>
      <w:rFonts w:ascii="Arial" w:hAnsi="Arial" w:cs="Arial"/>
      <w:b/>
      <w:bCs/>
      <w:color w:val="0000FF"/>
      <w:sz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jc w:val="both"/>
    </w:pPr>
    <w:rPr>
      <w:rFonts w:ascii="Palatino" w:hAnsi="Palatino"/>
    </w:rPr>
  </w:style>
  <w:style w:type="paragraph" w:styleId="Title">
    <w:name w:val="Title"/>
    <w:basedOn w:val="Normal"/>
    <w:qFormat/>
    <w:pPr>
      <w:jc w:val="center"/>
    </w:pPr>
    <w:rPr>
      <w:b/>
      <w:bCs/>
    </w:rPr>
  </w:style>
  <w:style w:type="paragraph" w:styleId="Footer">
    <w:name w:val="footer"/>
    <w:basedOn w:val="Normal"/>
    <w:link w:val="FooterChar"/>
    <w:uiPriority w:val="99"/>
    <w:pPr>
      <w:tabs>
        <w:tab w:val="center" w:pos="4320"/>
        <w:tab w:val="right" w:pos="8640"/>
      </w:tabs>
    </w:pPr>
  </w:style>
  <w:style w:type="paragraph" w:styleId="BalloonText">
    <w:name w:val="Balloon Text"/>
    <w:basedOn w:val="Normal"/>
    <w:semiHidden/>
    <w:rsid w:val="00884440"/>
    <w:rPr>
      <w:rFonts w:ascii="Tahoma" w:hAnsi="Tahoma" w:cs="Tahoma"/>
      <w:sz w:val="16"/>
      <w:szCs w:val="16"/>
    </w:rPr>
  </w:style>
  <w:style w:type="paragraph" w:styleId="Revision">
    <w:name w:val="Revision"/>
    <w:hidden/>
    <w:uiPriority w:val="99"/>
    <w:semiHidden/>
    <w:rsid w:val="00A619CC"/>
    <w:rPr>
      <w:sz w:val="24"/>
      <w:lang w:val="en-GB" w:eastAsia="en-US"/>
    </w:rPr>
  </w:style>
  <w:style w:type="character" w:customStyle="1" w:styleId="FooterChar">
    <w:name w:val="Footer Char"/>
    <w:link w:val="Footer"/>
    <w:uiPriority w:val="99"/>
    <w:rsid w:val="00331D77"/>
    <w:rPr>
      <w:sz w:val="24"/>
      <w:lang w:eastAsia="en-US"/>
    </w:rPr>
  </w:style>
  <w:style w:type="character" w:styleId="Hyperlink">
    <w:name w:val="Hyperlink"/>
    <w:basedOn w:val="DefaultParagraphFont"/>
    <w:unhideWhenUsed/>
    <w:rsid w:val="00942D13"/>
    <w:rPr>
      <w:color w:val="0000FF" w:themeColor="hyperlink"/>
      <w:u w:val="single"/>
    </w:rPr>
  </w:style>
  <w:style w:type="paragraph" w:styleId="ListParagraph">
    <w:name w:val="List Paragraph"/>
    <w:basedOn w:val="Normal"/>
    <w:uiPriority w:val="34"/>
    <w:qFormat/>
    <w:rsid w:val="00671978"/>
    <w:pPr>
      <w:ind w:left="720"/>
      <w:contextualSpacing/>
    </w:pPr>
  </w:style>
  <w:style w:type="paragraph" w:customStyle="1" w:styleId="Default">
    <w:name w:val="Default"/>
    <w:rsid w:val="00BE2D6E"/>
    <w:pPr>
      <w:autoSpaceDE w:val="0"/>
      <w:autoSpaceDN w:val="0"/>
      <w:adjustRightInd w:val="0"/>
    </w:pPr>
    <w:rPr>
      <w:rFonts w:ascii="Calibri" w:eastAsiaTheme="minorHAnsi" w:hAnsi="Calibri" w:cs="Calibri"/>
      <w:color w:val="000000"/>
      <w:sz w:val="24"/>
      <w:szCs w:val="24"/>
      <w:lang w:eastAsia="en-US"/>
    </w:rPr>
  </w:style>
  <w:style w:type="paragraph" w:styleId="FootnoteText">
    <w:name w:val="footnote text"/>
    <w:basedOn w:val="Normal"/>
    <w:link w:val="FootnoteTextChar"/>
    <w:semiHidden/>
    <w:unhideWhenUsed/>
    <w:rsid w:val="00BE2D6E"/>
    <w:rPr>
      <w:sz w:val="20"/>
    </w:rPr>
  </w:style>
  <w:style w:type="character" w:customStyle="1" w:styleId="FootnoteTextChar">
    <w:name w:val="Footnote Text Char"/>
    <w:basedOn w:val="DefaultParagraphFont"/>
    <w:link w:val="FootnoteText"/>
    <w:semiHidden/>
    <w:rsid w:val="00BE2D6E"/>
    <w:rPr>
      <w:lang w:val="en-GB" w:eastAsia="en-US"/>
    </w:rPr>
  </w:style>
  <w:style w:type="character" w:styleId="FootnoteReference">
    <w:name w:val="footnote reference"/>
    <w:basedOn w:val="DefaultParagraphFont"/>
    <w:semiHidden/>
    <w:unhideWhenUsed/>
    <w:rsid w:val="00BE2D6E"/>
    <w:rPr>
      <w:vertAlign w:val="superscript"/>
    </w:rPr>
  </w:style>
  <w:style w:type="character" w:styleId="CommentReference">
    <w:name w:val="annotation reference"/>
    <w:basedOn w:val="DefaultParagraphFont"/>
    <w:semiHidden/>
    <w:unhideWhenUsed/>
    <w:rsid w:val="0059417F"/>
    <w:rPr>
      <w:sz w:val="16"/>
      <w:szCs w:val="16"/>
    </w:rPr>
  </w:style>
  <w:style w:type="paragraph" w:styleId="CommentText">
    <w:name w:val="annotation text"/>
    <w:basedOn w:val="Normal"/>
    <w:link w:val="CommentTextChar"/>
    <w:unhideWhenUsed/>
    <w:rsid w:val="0059417F"/>
    <w:rPr>
      <w:sz w:val="20"/>
    </w:rPr>
  </w:style>
  <w:style w:type="character" w:customStyle="1" w:styleId="CommentTextChar">
    <w:name w:val="Comment Text Char"/>
    <w:basedOn w:val="DefaultParagraphFont"/>
    <w:link w:val="CommentText"/>
    <w:rsid w:val="0059417F"/>
    <w:rPr>
      <w:lang w:val="en-GB" w:eastAsia="en-US"/>
    </w:rPr>
  </w:style>
  <w:style w:type="paragraph" w:styleId="CommentSubject">
    <w:name w:val="annotation subject"/>
    <w:basedOn w:val="CommentText"/>
    <w:next w:val="CommentText"/>
    <w:link w:val="CommentSubjectChar"/>
    <w:semiHidden/>
    <w:unhideWhenUsed/>
    <w:rsid w:val="0059417F"/>
    <w:rPr>
      <w:b/>
      <w:bCs/>
    </w:rPr>
  </w:style>
  <w:style w:type="character" w:customStyle="1" w:styleId="CommentSubjectChar">
    <w:name w:val="Comment Subject Char"/>
    <w:basedOn w:val="CommentTextChar"/>
    <w:link w:val="CommentSubject"/>
    <w:semiHidden/>
    <w:rsid w:val="0059417F"/>
    <w:rPr>
      <w:b/>
      <w:bCs/>
      <w:lang w:val="en-GB" w:eastAsia="en-US"/>
    </w:rPr>
  </w:style>
  <w:style w:type="table" w:styleId="TableGrid">
    <w:name w:val="Table Grid"/>
    <w:basedOn w:val="TableNormal"/>
    <w:rsid w:val="000F64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semiHidden/>
    <w:unhideWhenUsed/>
    <w:rsid w:val="00F20C24"/>
    <w:rPr>
      <w:color w:val="800080" w:themeColor="followedHyperlink"/>
      <w:u w:val="single"/>
    </w:rPr>
  </w:style>
  <w:style w:type="character" w:styleId="UnresolvedMention">
    <w:name w:val="Unresolved Mention"/>
    <w:basedOn w:val="DefaultParagraphFont"/>
    <w:uiPriority w:val="99"/>
    <w:semiHidden/>
    <w:unhideWhenUsed/>
    <w:rsid w:val="001759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91439">
      <w:bodyDiv w:val="1"/>
      <w:marLeft w:val="0"/>
      <w:marRight w:val="0"/>
      <w:marTop w:val="0"/>
      <w:marBottom w:val="0"/>
      <w:divBdr>
        <w:top w:val="none" w:sz="0" w:space="0" w:color="auto"/>
        <w:left w:val="none" w:sz="0" w:space="0" w:color="auto"/>
        <w:bottom w:val="none" w:sz="0" w:space="0" w:color="auto"/>
        <w:right w:val="none" w:sz="0" w:space="0" w:color="auto"/>
      </w:divBdr>
      <w:divsChild>
        <w:div w:id="1789540806">
          <w:marLeft w:val="1267"/>
          <w:marRight w:val="0"/>
          <w:marTop w:val="100"/>
          <w:marBottom w:val="0"/>
          <w:divBdr>
            <w:top w:val="none" w:sz="0" w:space="0" w:color="auto"/>
            <w:left w:val="none" w:sz="0" w:space="0" w:color="auto"/>
            <w:bottom w:val="none" w:sz="0" w:space="0" w:color="auto"/>
            <w:right w:val="none" w:sz="0" w:space="0" w:color="auto"/>
          </w:divBdr>
        </w:div>
        <w:div w:id="2117947201">
          <w:marLeft w:val="1267"/>
          <w:marRight w:val="0"/>
          <w:marTop w:val="100"/>
          <w:marBottom w:val="0"/>
          <w:divBdr>
            <w:top w:val="none" w:sz="0" w:space="0" w:color="auto"/>
            <w:left w:val="none" w:sz="0" w:space="0" w:color="auto"/>
            <w:bottom w:val="none" w:sz="0" w:space="0" w:color="auto"/>
            <w:right w:val="none" w:sz="0" w:space="0" w:color="auto"/>
          </w:divBdr>
        </w:div>
        <w:div w:id="976958076">
          <w:marLeft w:val="1267"/>
          <w:marRight w:val="0"/>
          <w:marTop w:val="100"/>
          <w:marBottom w:val="0"/>
          <w:divBdr>
            <w:top w:val="none" w:sz="0" w:space="0" w:color="auto"/>
            <w:left w:val="none" w:sz="0" w:space="0" w:color="auto"/>
            <w:bottom w:val="none" w:sz="0" w:space="0" w:color="auto"/>
            <w:right w:val="none" w:sz="0" w:space="0" w:color="auto"/>
          </w:divBdr>
        </w:div>
        <w:div w:id="1198394175">
          <w:marLeft w:val="1267"/>
          <w:marRight w:val="0"/>
          <w:marTop w:val="100"/>
          <w:marBottom w:val="0"/>
          <w:divBdr>
            <w:top w:val="none" w:sz="0" w:space="0" w:color="auto"/>
            <w:left w:val="none" w:sz="0" w:space="0" w:color="auto"/>
            <w:bottom w:val="none" w:sz="0" w:space="0" w:color="auto"/>
            <w:right w:val="none" w:sz="0" w:space="0" w:color="auto"/>
          </w:divBdr>
        </w:div>
        <w:div w:id="1067343862">
          <w:marLeft w:val="1267"/>
          <w:marRight w:val="0"/>
          <w:marTop w:val="100"/>
          <w:marBottom w:val="0"/>
          <w:divBdr>
            <w:top w:val="none" w:sz="0" w:space="0" w:color="auto"/>
            <w:left w:val="none" w:sz="0" w:space="0" w:color="auto"/>
            <w:bottom w:val="none" w:sz="0" w:space="0" w:color="auto"/>
            <w:right w:val="none" w:sz="0" w:space="0" w:color="auto"/>
          </w:divBdr>
        </w:div>
        <w:div w:id="1876043629">
          <w:marLeft w:val="1267"/>
          <w:marRight w:val="0"/>
          <w:marTop w:val="100"/>
          <w:marBottom w:val="0"/>
          <w:divBdr>
            <w:top w:val="none" w:sz="0" w:space="0" w:color="auto"/>
            <w:left w:val="none" w:sz="0" w:space="0" w:color="auto"/>
            <w:bottom w:val="none" w:sz="0" w:space="0" w:color="auto"/>
            <w:right w:val="none" w:sz="0" w:space="0" w:color="auto"/>
          </w:divBdr>
        </w:div>
      </w:divsChild>
    </w:div>
    <w:div w:id="201675699">
      <w:bodyDiv w:val="1"/>
      <w:marLeft w:val="0"/>
      <w:marRight w:val="0"/>
      <w:marTop w:val="0"/>
      <w:marBottom w:val="0"/>
      <w:divBdr>
        <w:top w:val="none" w:sz="0" w:space="0" w:color="auto"/>
        <w:left w:val="none" w:sz="0" w:space="0" w:color="auto"/>
        <w:bottom w:val="none" w:sz="0" w:space="0" w:color="auto"/>
        <w:right w:val="none" w:sz="0" w:space="0" w:color="auto"/>
      </w:divBdr>
    </w:div>
    <w:div w:id="351959367">
      <w:bodyDiv w:val="1"/>
      <w:marLeft w:val="0"/>
      <w:marRight w:val="0"/>
      <w:marTop w:val="0"/>
      <w:marBottom w:val="0"/>
      <w:divBdr>
        <w:top w:val="none" w:sz="0" w:space="0" w:color="auto"/>
        <w:left w:val="none" w:sz="0" w:space="0" w:color="auto"/>
        <w:bottom w:val="none" w:sz="0" w:space="0" w:color="auto"/>
        <w:right w:val="none" w:sz="0" w:space="0" w:color="auto"/>
      </w:divBdr>
    </w:div>
    <w:div w:id="704599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D7FBE2-5457-45AE-B09A-3094CEC04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Pages>
  <Words>1040</Words>
  <Characters>5369</Characters>
  <Application>Microsoft Office Word</Application>
  <DocSecurity>0</DocSecurity>
  <Lines>44</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Evaluation form for Technical Reports</vt:lpstr>
      <vt:lpstr>Evaluation form for Technical Reports</vt:lpstr>
    </vt:vector>
  </TitlesOfParts>
  <Company>TU Delft</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form for Technical Reports</dc:title>
  <dc:creator>Bob van der Laaken</dc:creator>
  <cp:lastModifiedBy>Leonie Schroten</cp:lastModifiedBy>
  <cp:revision>12</cp:revision>
  <cp:lastPrinted>2010-11-02T14:29:00Z</cp:lastPrinted>
  <dcterms:created xsi:type="dcterms:W3CDTF">2025-01-20T19:53:00Z</dcterms:created>
  <dcterms:modified xsi:type="dcterms:W3CDTF">2026-03-09T12:51:00Z</dcterms:modified>
</cp:coreProperties>
</file>